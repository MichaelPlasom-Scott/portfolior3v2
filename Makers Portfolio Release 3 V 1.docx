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21B5A" w14:textId="615FB727" w:rsidR="000124FF" w:rsidRDefault="003707D5">
      <w:r>
        <w:t xml:space="preserve">  </w:t>
      </w:r>
    </w:p>
    <w:p w14:paraId="1DB9E269" w14:textId="7F2F9E26" w:rsidR="00861617" w:rsidRDefault="00861617"/>
    <w:p w14:paraId="60D306FF" w14:textId="1AC053C2" w:rsidR="00861617" w:rsidRDefault="00861617"/>
    <w:p w14:paraId="5F59FB43" w14:textId="1A09259D" w:rsidR="00861617" w:rsidRDefault="00861617"/>
    <w:p w14:paraId="6BF4BD91" w14:textId="27195319" w:rsidR="00861617" w:rsidRDefault="00861617"/>
    <w:p w14:paraId="11959D75" w14:textId="33C64DE6" w:rsidR="00861617" w:rsidRDefault="00861617"/>
    <w:p w14:paraId="59A73377" w14:textId="7E6E3DEF" w:rsidR="00861617" w:rsidRDefault="00861617"/>
    <w:p w14:paraId="664AF4A1" w14:textId="4A12BE11" w:rsidR="00861617" w:rsidRDefault="00FD7ABA" w:rsidP="00861617">
      <w:pPr>
        <w:pStyle w:val="Title"/>
      </w:pPr>
      <w:r>
        <w:t>Devops</w:t>
      </w:r>
      <w:r w:rsidR="00861617">
        <w:t xml:space="preserve"> Portfolio</w:t>
      </w:r>
    </w:p>
    <w:p w14:paraId="4C1262F3" w14:textId="77777777" w:rsidR="00FD7ABA" w:rsidRPr="00FD7ABA" w:rsidRDefault="00FD7ABA" w:rsidP="00FD7ABA"/>
    <w:p w14:paraId="225CEC1E" w14:textId="4406FE65" w:rsidR="00861617" w:rsidRDefault="00861617" w:rsidP="00861617">
      <w:pPr>
        <w:pStyle w:val="Heading1"/>
      </w:pPr>
      <w:r>
        <w:t xml:space="preserve"> MICHAEL PLASOM-SCOTT</w:t>
      </w:r>
    </w:p>
    <w:p w14:paraId="5B5A32F2" w14:textId="509556CB" w:rsidR="00861617" w:rsidRPr="00FD7ABA" w:rsidRDefault="00FD7ABA" w:rsidP="00861617">
      <w:pPr>
        <w:rPr>
          <w:rStyle w:val="SubtleEmphasis"/>
        </w:rPr>
      </w:pPr>
      <w:r w:rsidRPr="00FD7ABA">
        <w:rPr>
          <w:rStyle w:val="SubtleEmphasis"/>
        </w:rPr>
        <w:t>For DWP Digital and Makers Academy</w:t>
      </w:r>
    </w:p>
    <w:p w14:paraId="781A5AFA" w14:textId="77777777" w:rsidR="00861617" w:rsidRDefault="00861617">
      <w:r>
        <w:br w:type="page"/>
      </w:r>
    </w:p>
    <w:p w14:paraId="65132865" w14:textId="6199C73F" w:rsidR="00861617" w:rsidRDefault="00861617" w:rsidP="00861617">
      <w:pPr>
        <w:pStyle w:val="Heading2"/>
      </w:pPr>
      <w:r>
        <w:lastRenderedPageBreak/>
        <w:t>Contents</w:t>
      </w:r>
    </w:p>
    <w:p w14:paraId="3B4F1578" w14:textId="77777777" w:rsidR="00511080" w:rsidRDefault="00511080" w:rsidP="00511080">
      <w:pPr>
        <w:pStyle w:val="Heading5"/>
      </w:pPr>
    </w:p>
    <w:p w14:paraId="294D7D90" w14:textId="77777777" w:rsidR="00511080" w:rsidRDefault="00511080" w:rsidP="00511080">
      <w:pPr>
        <w:pStyle w:val="Heading5"/>
      </w:pPr>
    </w:p>
    <w:p w14:paraId="637DA529" w14:textId="63F78245" w:rsidR="00861617" w:rsidRDefault="00861617" w:rsidP="00511080">
      <w:pPr>
        <w:pStyle w:val="Heading5"/>
      </w:pPr>
      <w:r>
        <w:t>About</w:t>
      </w:r>
    </w:p>
    <w:p w14:paraId="430353C5" w14:textId="6550F5AC" w:rsidR="00861617" w:rsidRDefault="00000000" w:rsidP="00861617">
      <w:pPr>
        <w:pStyle w:val="ListParagraph"/>
      </w:pPr>
      <w:hyperlink w:anchor="_Intro_To_Me" w:history="1">
        <w:r w:rsidR="00861617" w:rsidRPr="00F5413F">
          <w:rPr>
            <w:rStyle w:val="Hyperlink"/>
          </w:rPr>
          <w:t>Intro To Me</w:t>
        </w:r>
      </w:hyperlink>
    </w:p>
    <w:p w14:paraId="008F8CBD" w14:textId="6BD04C5C" w:rsidR="00861617" w:rsidRDefault="00000000" w:rsidP="00861617">
      <w:pPr>
        <w:pStyle w:val="ListParagraph"/>
      </w:pPr>
      <w:hyperlink w:anchor="_The_Team" w:history="1">
        <w:r w:rsidR="00861617" w:rsidRPr="00F5413F">
          <w:rPr>
            <w:rStyle w:val="Hyperlink"/>
          </w:rPr>
          <w:t>The Team</w:t>
        </w:r>
      </w:hyperlink>
    </w:p>
    <w:p w14:paraId="3966CBED" w14:textId="7A6C9D7E" w:rsidR="00861617" w:rsidRDefault="00000000" w:rsidP="00861617">
      <w:pPr>
        <w:pStyle w:val="ListParagraph"/>
      </w:pPr>
      <w:hyperlink w:anchor="_My_Role" w:history="1">
        <w:r w:rsidR="00861617" w:rsidRPr="00F5413F">
          <w:rPr>
            <w:rStyle w:val="Hyperlink"/>
          </w:rPr>
          <w:t>My Role</w:t>
        </w:r>
      </w:hyperlink>
    </w:p>
    <w:p w14:paraId="5AAB86A9" w14:textId="2CFC9A00" w:rsidR="00861617" w:rsidRPr="00861617" w:rsidRDefault="00000000" w:rsidP="00861617">
      <w:pPr>
        <w:pStyle w:val="ListParagraph"/>
      </w:pPr>
      <w:hyperlink w:anchor="_Tech_Stack" w:history="1">
        <w:r w:rsidR="00861617" w:rsidRPr="00F5413F">
          <w:rPr>
            <w:rStyle w:val="Hyperlink"/>
          </w:rPr>
          <w:t>Tech Stack</w:t>
        </w:r>
      </w:hyperlink>
    </w:p>
    <w:p w14:paraId="520F01E6" w14:textId="2188C3E9" w:rsidR="00861617" w:rsidRDefault="00861617" w:rsidP="00511080">
      <w:pPr>
        <w:pStyle w:val="Heading5"/>
      </w:pPr>
      <w:r>
        <w:t>Portfolio</w:t>
      </w:r>
    </w:p>
    <w:p w14:paraId="16D098CA" w14:textId="45198BB8" w:rsidR="00861617" w:rsidRDefault="00000000" w:rsidP="00861617">
      <w:pPr>
        <w:pStyle w:val="ListParagraph"/>
      </w:pPr>
      <w:hyperlink w:anchor="_Ticket_Name" w:history="1">
        <w:r w:rsidR="00861617" w:rsidRPr="00F5413F">
          <w:rPr>
            <w:rStyle w:val="Hyperlink"/>
          </w:rPr>
          <w:t>Ticket Name</w:t>
        </w:r>
      </w:hyperlink>
    </w:p>
    <w:p w14:paraId="0D1AF7BB" w14:textId="64DD11C9" w:rsidR="00861617" w:rsidRDefault="00000000" w:rsidP="00861617">
      <w:pPr>
        <w:pStyle w:val="ListParagraph"/>
      </w:pPr>
      <w:hyperlink w:anchor="_Ticket_Description" w:history="1">
        <w:r w:rsidR="00861617" w:rsidRPr="00F5413F">
          <w:rPr>
            <w:rStyle w:val="Hyperlink"/>
          </w:rPr>
          <w:t>Ticket Description</w:t>
        </w:r>
      </w:hyperlink>
    </w:p>
    <w:p w14:paraId="1510917A" w14:textId="5E79725D" w:rsidR="00861617" w:rsidRDefault="00000000" w:rsidP="00861617">
      <w:pPr>
        <w:pStyle w:val="ListParagraph"/>
      </w:pPr>
      <w:hyperlink w:anchor="_Ticket_Details" w:history="1">
        <w:r w:rsidR="00861617" w:rsidRPr="00F5413F">
          <w:rPr>
            <w:rStyle w:val="Hyperlink"/>
          </w:rPr>
          <w:t xml:space="preserve">Ticket </w:t>
        </w:r>
        <w:r w:rsidR="00F742A0">
          <w:rPr>
            <w:rStyle w:val="Hyperlink"/>
          </w:rPr>
          <w:t>Process</w:t>
        </w:r>
      </w:hyperlink>
    </w:p>
    <w:p w14:paraId="57442BB3" w14:textId="674BA24C" w:rsidR="00861617" w:rsidRDefault="00000000" w:rsidP="00861617">
      <w:pPr>
        <w:pStyle w:val="ListParagraph"/>
      </w:pPr>
      <w:hyperlink w:anchor="_Knowledge" w:history="1">
        <w:r w:rsidR="00861617" w:rsidRPr="00F5413F">
          <w:rPr>
            <w:rStyle w:val="Hyperlink"/>
          </w:rPr>
          <w:t>Knowledge</w:t>
        </w:r>
      </w:hyperlink>
    </w:p>
    <w:p w14:paraId="5B9A8351" w14:textId="1C712477" w:rsidR="00861617" w:rsidRDefault="00000000" w:rsidP="00861617">
      <w:pPr>
        <w:pStyle w:val="ListParagraph"/>
      </w:pPr>
      <w:hyperlink w:anchor="_Skill" w:history="1">
        <w:r w:rsidR="00861617" w:rsidRPr="00F5413F">
          <w:rPr>
            <w:rStyle w:val="Hyperlink"/>
          </w:rPr>
          <w:t>Skill</w:t>
        </w:r>
      </w:hyperlink>
    </w:p>
    <w:p w14:paraId="3B757E1E" w14:textId="62320559" w:rsidR="00861617" w:rsidRDefault="00000000" w:rsidP="00861617">
      <w:pPr>
        <w:pStyle w:val="ListParagraph"/>
      </w:pPr>
      <w:hyperlink w:anchor="_Behaviour" w:history="1">
        <w:r w:rsidR="00861617" w:rsidRPr="00F5413F">
          <w:rPr>
            <w:rStyle w:val="Hyperlink"/>
          </w:rPr>
          <w:t>Behaviour</w:t>
        </w:r>
      </w:hyperlink>
    </w:p>
    <w:p w14:paraId="1EED01F2" w14:textId="45FEA568" w:rsidR="00861617" w:rsidRPr="00511080" w:rsidRDefault="00511080" w:rsidP="00511080">
      <w:pPr>
        <w:pStyle w:val="Heading5"/>
        <w:rPr>
          <w:rStyle w:val="Emphasis"/>
        </w:rPr>
      </w:pPr>
      <w:r w:rsidRPr="00511080">
        <w:rPr>
          <w:rStyle w:val="Emphasis"/>
        </w:rPr>
        <w:t>DUTIES</w:t>
      </w:r>
    </w:p>
    <w:p w14:paraId="78C05F99" w14:textId="7AFC1FB6" w:rsidR="00861617" w:rsidRDefault="00000000" w:rsidP="00861617">
      <w:pPr>
        <w:pStyle w:val="ListParagraph"/>
      </w:pPr>
      <w:hyperlink w:anchor="_Knowledge" w:history="1">
        <w:r w:rsidR="00861617" w:rsidRPr="00F5413F">
          <w:rPr>
            <w:rStyle w:val="Hyperlink"/>
          </w:rPr>
          <w:t>Knowledge</w:t>
        </w:r>
      </w:hyperlink>
    </w:p>
    <w:p w14:paraId="3C119D10" w14:textId="447D373E" w:rsidR="00861617" w:rsidRDefault="00000000" w:rsidP="00861617">
      <w:pPr>
        <w:pStyle w:val="ListParagraph"/>
      </w:pPr>
      <w:hyperlink w:anchor="_Skill" w:history="1">
        <w:r w:rsidR="00861617" w:rsidRPr="00F5413F">
          <w:rPr>
            <w:rStyle w:val="Hyperlink"/>
          </w:rPr>
          <w:t>Skill</w:t>
        </w:r>
      </w:hyperlink>
      <w:r w:rsidR="00861617">
        <w:t xml:space="preserve"> </w:t>
      </w:r>
    </w:p>
    <w:p w14:paraId="25DF3A68" w14:textId="657847DA" w:rsidR="00861617" w:rsidRDefault="00000000" w:rsidP="00861617">
      <w:pPr>
        <w:pStyle w:val="ListParagraph"/>
      </w:pPr>
      <w:hyperlink w:anchor="_Behaviour" w:history="1">
        <w:r w:rsidR="00861617" w:rsidRPr="00F5413F">
          <w:rPr>
            <w:rStyle w:val="Hyperlink"/>
          </w:rPr>
          <w:t>Behaviour</w:t>
        </w:r>
      </w:hyperlink>
    </w:p>
    <w:p w14:paraId="791FC3CD" w14:textId="71B4415C" w:rsidR="00511080" w:rsidRDefault="00511080" w:rsidP="00861617">
      <w:pPr>
        <w:pStyle w:val="ListParagraph"/>
      </w:pPr>
    </w:p>
    <w:p w14:paraId="2B3C4942" w14:textId="77777777" w:rsidR="00511080" w:rsidRDefault="00511080">
      <w:r>
        <w:br w:type="page"/>
      </w:r>
    </w:p>
    <w:p w14:paraId="172C8531" w14:textId="2D0EEE17" w:rsidR="002103B0" w:rsidRDefault="00511080" w:rsidP="00A14815">
      <w:pPr>
        <w:pStyle w:val="Heading2"/>
      </w:pPr>
      <w:r>
        <w:lastRenderedPageBreak/>
        <w:t>About</w:t>
      </w:r>
    </w:p>
    <w:p w14:paraId="672087D0" w14:textId="27E35E86" w:rsidR="00511080" w:rsidRDefault="00511080" w:rsidP="00511080">
      <w:pPr>
        <w:pStyle w:val="Heading5"/>
      </w:pPr>
      <w:bookmarkStart w:id="0" w:name="_Intro_To_Me"/>
      <w:bookmarkEnd w:id="0"/>
      <w:r>
        <w:t>Intro To Me</w:t>
      </w:r>
    </w:p>
    <w:p w14:paraId="6A77A0D3" w14:textId="4F305DF4" w:rsidR="00511080" w:rsidRDefault="00511080" w:rsidP="00511080">
      <w:r>
        <w:t>I'm Michael Plasom-Scott. I studied as a Graphic Designer, worked as a teaching assistant and technician in a school, and I'm now re-training as a DevOps Engineer.</w:t>
      </w:r>
      <w:r w:rsidR="00A14815">
        <w:t xml:space="preserve"> I come from a creative and collaborative background, that although does not scream DevOps has been vital to my development in the role. </w:t>
      </w:r>
    </w:p>
    <w:p w14:paraId="58AE145E" w14:textId="476F6DE3" w:rsidR="00511080" w:rsidRDefault="00511080" w:rsidP="00511080">
      <w:r>
        <w:t>This course is a brilliant opportunity to have a glimpse into a fascinating industry, completely unlike anything I've tackled before. Every day is a new challenge</w:t>
      </w:r>
      <w:r w:rsidR="002103B0">
        <w:t xml:space="preserve">, </w:t>
      </w:r>
      <w:r>
        <w:t>and I haven't stopped learning since day one.</w:t>
      </w:r>
      <w:r w:rsidR="004A463F">
        <w:t xml:space="preserve"> </w:t>
      </w:r>
    </w:p>
    <w:p w14:paraId="07570686" w14:textId="6D8D5E82" w:rsidR="00511080" w:rsidRDefault="00511080" w:rsidP="00511080">
      <w:pPr>
        <w:pStyle w:val="Heading5"/>
      </w:pPr>
      <w:bookmarkStart w:id="1" w:name="_The_Team"/>
      <w:bookmarkEnd w:id="1"/>
      <w:r>
        <w:t>The Team</w:t>
      </w:r>
    </w:p>
    <w:p w14:paraId="13439268" w14:textId="4CA71B6F" w:rsidR="00662AB2" w:rsidRDefault="00511080" w:rsidP="00511080">
      <w:pPr>
        <w:rPr>
          <w:ins w:id="2" w:author="Michael Plasom-Scott" w:date="2022-12-12T16:56:00Z"/>
        </w:rPr>
      </w:pPr>
      <w:r>
        <w:t>My team is an agile team led by Tom Farrow. Along with my Line Manager, Shazad Azam, they have been extremely helpful in helping me get to grips with the day-to-day life and work ethic of a DevOps engineer.</w:t>
      </w:r>
      <w:r w:rsidR="00FD7ABA">
        <w:t xml:space="preserve"> The team has daily morning standups in which </w:t>
      </w:r>
      <w:r w:rsidR="00A14815">
        <w:t>we talk about what was achieved yesterday, what we plan to achieve in the coming day, and any blockers that might stand in our way. It’s also an opportunity to ask any questions or for advice.</w:t>
      </w:r>
      <w:r>
        <w:t xml:space="preserve"> </w:t>
      </w:r>
      <w:r w:rsidR="004A463F">
        <w:t xml:space="preserve">Tickets are assigned </w:t>
      </w:r>
      <w:del w:id="3" w:author="Michael Plasom-Scott" w:date="2022-12-12T16:56:00Z">
        <w:r w:rsidR="004A463F" w:rsidDel="00662AB2">
          <w:delText>at the start of a sprint</w:delText>
        </w:r>
      </w:del>
      <w:ins w:id="4" w:author="Michael Plasom-Scott" w:date="2022-12-12T16:56:00Z">
        <w:r w:rsidR="00662AB2">
          <w:t>on an ad hoc basis</w:t>
        </w:r>
      </w:ins>
      <w:r w:rsidR="004A463F">
        <w:t xml:space="preserve">, and completed as quickly as possible, with as much communication as possible. </w:t>
      </w:r>
      <w:r>
        <w:t>I spent a lot of my time at the start of my placement shadowing Luis Castromil, another DevOps engineer, who moved on to giving me tickets to try myself.</w:t>
      </w:r>
    </w:p>
    <w:p w14:paraId="41D446E4" w14:textId="65496E32" w:rsidR="00662AB2" w:rsidRDefault="009903DA" w:rsidP="00511080">
      <w:ins w:id="5" w:author="Michael Plasom-Scott" w:date="2022-12-12T17:42:00Z">
        <w:r>
          <w:t>We work along</w:t>
        </w:r>
      </w:ins>
      <w:ins w:id="6" w:author="Michael Plasom-Scott" w:date="2022-12-12T17:58:00Z">
        <w:r w:rsidR="00D725C9">
          <w:t xml:space="preserve">side various other teams with different organisational </w:t>
        </w:r>
      </w:ins>
      <w:ins w:id="7" w:author="Michael Plasom-Scott" w:date="2022-12-12T18:11:00Z">
        <w:r w:rsidR="0052448B">
          <w:t>cultures</w:t>
        </w:r>
      </w:ins>
      <w:ins w:id="8" w:author="Michael Plasom-Scott" w:date="2022-12-12T17:58:00Z">
        <w:r w:rsidR="00D725C9">
          <w:t xml:space="preserve">. </w:t>
        </w:r>
      </w:ins>
      <w:ins w:id="9" w:author="Michael Plasom-Scott" w:date="2022-12-12T18:46:00Z">
        <w:r w:rsidR="001B10E4">
          <w:t>O</w:t>
        </w:r>
      </w:ins>
      <w:ins w:id="10" w:author="Michael Plasom-Scott" w:date="2022-12-12T18:21:00Z">
        <w:r w:rsidR="0052477F">
          <w:t xml:space="preserve">ur team of DevOps engineers </w:t>
        </w:r>
      </w:ins>
      <w:ins w:id="11" w:author="Michael Plasom-Scott" w:date="2022-12-12T18:23:00Z">
        <w:r w:rsidR="0052477F">
          <w:t xml:space="preserve">runs very much on an ad hoc basis, picking up work </w:t>
        </w:r>
      </w:ins>
      <w:ins w:id="12" w:author="Michael Plasom-Scott" w:date="2022-12-12T18:24:00Z">
        <w:r w:rsidR="0052477F">
          <w:t>as and when it needs to be done</w:t>
        </w:r>
      </w:ins>
      <w:ins w:id="13" w:author="Michael Plasom-Scott" w:date="2022-12-12T18:44:00Z">
        <w:r w:rsidR="001B10E4">
          <w:t xml:space="preserve">. This works well for </w:t>
        </w:r>
      </w:ins>
      <w:ins w:id="14" w:author="Michael Plasom-Scott" w:date="2022-12-12T18:46:00Z">
        <w:r w:rsidR="001B10E4">
          <w:t>us and</w:t>
        </w:r>
      </w:ins>
      <w:ins w:id="15" w:author="Michael Plasom-Scott" w:date="2022-12-12T18:45:00Z">
        <w:r w:rsidR="001B10E4">
          <w:t xml:space="preserve"> enables us to be flexible and efficient in assigning work every </w:t>
        </w:r>
      </w:ins>
      <w:ins w:id="16" w:author="Michael Plasom-Scott" w:date="2022-12-12T18:46:00Z">
        <w:r w:rsidR="001B10E4">
          <w:t>morning and</w:t>
        </w:r>
      </w:ins>
      <w:ins w:id="17" w:author="Michael Plasom-Scott" w:date="2022-12-12T18:45:00Z">
        <w:r w:rsidR="001B10E4">
          <w:t xml:space="preserve"> letting team members support projects</w:t>
        </w:r>
      </w:ins>
      <w:ins w:id="18" w:author="Michael Plasom-Scott" w:date="2022-12-12T18:46:00Z">
        <w:r w:rsidR="001B10E4">
          <w:t xml:space="preserve"> to completion</w:t>
        </w:r>
      </w:ins>
      <w:ins w:id="19" w:author="Michael Plasom-Scott" w:date="2022-12-12T18:45:00Z">
        <w:r w:rsidR="001B10E4">
          <w:t>.</w:t>
        </w:r>
      </w:ins>
      <w:ins w:id="20" w:author="Michael Plasom-Scott" w:date="2022-12-12T18:24:00Z">
        <w:r w:rsidR="0052477F">
          <w:t xml:space="preserve"> </w:t>
        </w:r>
      </w:ins>
      <w:ins w:id="21" w:author="Michael Plasom-Scott" w:date="2022-12-12T18:45:00Z">
        <w:r w:rsidR="001B10E4">
          <w:t xml:space="preserve">Because of the ad hoc </w:t>
        </w:r>
      </w:ins>
      <w:ins w:id="22" w:author="Michael Plasom-Scott" w:date="2022-12-12T18:46:00Z">
        <w:r w:rsidR="001B10E4">
          <w:t>allocation of tickets, o</w:t>
        </w:r>
      </w:ins>
      <w:ins w:id="23" w:author="Michael Plasom-Scott" w:date="2022-12-12T18:24:00Z">
        <w:r w:rsidR="0052477F">
          <w:t xml:space="preserve">ur backlog of tickets and technical debt is often </w:t>
        </w:r>
      </w:ins>
      <w:ins w:id="24" w:author="Michael Plasom-Scott" w:date="2022-12-12T18:25:00Z">
        <w:r w:rsidR="0052477F">
          <w:t xml:space="preserve">managed </w:t>
        </w:r>
      </w:ins>
      <w:ins w:id="25" w:author="Michael Plasom-Scott" w:date="2022-12-12T18:46:00Z">
        <w:r w:rsidR="001B10E4">
          <w:t>inefficiently and</w:t>
        </w:r>
      </w:ins>
      <w:ins w:id="26" w:author="Michael Plasom-Scott" w:date="2022-12-12T18:25:00Z">
        <w:r w:rsidR="0052477F">
          <w:t xml:space="preserve"> needs to be addressed in occasional calls where we divvy up some backlog tasks. </w:t>
        </w:r>
      </w:ins>
      <w:ins w:id="27" w:author="Michael Plasom-Scott" w:date="2022-12-12T18:38:00Z">
        <w:r w:rsidR="00D90C59">
          <w:t xml:space="preserve">One of the teams we work with is the </w:t>
        </w:r>
      </w:ins>
      <w:ins w:id="28" w:author="Michael Plasom-Scott" w:date="2022-12-12T18:39:00Z">
        <w:r w:rsidR="00D90C59">
          <w:t>product</w:t>
        </w:r>
      </w:ins>
      <w:ins w:id="29" w:author="Michael Plasom-Scott" w:date="2022-12-12T18:38:00Z">
        <w:r w:rsidR="00D90C59">
          <w:t xml:space="preserve"> team</w:t>
        </w:r>
      </w:ins>
      <w:ins w:id="30" w:author="Michael Plasom-Scott" w:date="2022-12-12T18:39:00Z">
        <w:r w:rsidR="00D90C59">
          <w:t xml:space="preserve">, who </w:t>
        </w:r>
      </w:ins>
      <w:ins w:id="31" w:author="Michael Plasom-Scott" w:date="2022-12-12T18:40:00Z">
        <w:r w:rsidR="00D90C59">
          <w:t>track tickets and changes closely using tools like Jira and Confluence</w:t>
        </w:r>
      </w:ins>
      <w:ins w:id="32" w:author="Michael Plasom-Scott" w:date="2022-12-12T18:41:00Z">
        <w:r w:rsidR="00D90C59">
          <w:t>, and work in regimented sprints</w:t>
        </w:r>
      </w:ins>
      <w:ins w:id="33" w:author="Michael Plasom-Scott" w:date="2022-12-12T18:40:00Z">
        <w:r w:rsidR="00D90C59">
          <w:t xml:space="preserve">. As a team they work efficiently with this level </w:t>
        </w:r>
      </w:ins>
      <w:ins w:id="34" w:author="Michael Plasom-Scott" w:date="2022-12-12T18:41:00Z">
        <w:r w:rsidR="00D90C59">
          <w:t>of governance, though because they work in sprints</w:t>
        </w:r>
      </w:ins>
      <w:ins w:id="35" w:author="Michael Plasom-Scott" w:date="2022-12-12T18:42:00Z">
        <w:r w:rsidR="00D90C59">
          <w:t xml:space="preserve">, if we need to change something we </w:t>
        </w:r>
      </w:ins>
      <w:ins w:id="36" w:author="Michael Plasom-Scott" w:date="2022-12-12T18:46:00Z">
        <w:r w:rsidR="001B10E4">
          <w:t>must</w:t>
        </w:r>
      </w:ins>
      <w:ins w:id="37" w:author="Michael Plasom-Scott" w:date="2022-12-12T18:42:00Z">
        <w:r w:rsidR="00D90C59">
          <w:t xml:space="preserve"> </w:t>
        </w:r>
        <w:r w:rsidR="001B10E4">
          <w:t xml:space="preserve">wait for their next scheduled sprint, meaning some of our tasks can be delayed. </w:t>
        </w:r>
      </w:ins>
      <w:ins w:id="38" w:author="Michael Plasom-Scott" w:date="2022-12-12T18:43:00Z">
        <w:r w:rsidR="001B10E4">
          <w:br/>
        </w:r>
      </w:ins>
      <w:ins w:id="39" w:author="Michael Plasom-Scott" w:date="2022-12-12T18:44:00Z">
        <w:r w:rsidR="001B10E4">
          <w:fldChar w:fldCharType="begin"/>
        </w:r>
        <w:r w:rsidR="001B10E4">
          <w:instrText xml:space="preserve"> HYPERLINK  \l "K9" </w:instrText>
        </w:r>
        <w:r w:rsidR="001B10E4">
          <w:fldChar w:fldCharType="separate"/>
        </w:r>
        <w:r w:rsidR="001B10E4" w:rsidRPr="001B10E4">
          <w:rPr>
            <w:rStyle w:val="Hyperlink"/>
          </w:rPr>
          <w:t>K9</w:t>
        </w:r>
        <w:r w:rsidR="001B10E4">
          <w:fldChar w:fldCharType="end"/>
        </w:r>
      </w:ins>
      <w:ins w:id="40" w:author="Michael Plasom-Scott" w:date="2022-12-12T18:43:00Z">
        <w:r w:rsidR="001B10E4">
          <w:t xml:space="preserve">, </w:t>
        </w:r>
      </w:ins>
      <w:ins w:id="41" w:author="Michael Plasom-Scott" w:date="2022-12-12T18:44:00Z">
        <w:r w:rsidR="001B10E4">
          <w:fldChar w:fldCharType="begin"/>
        </w:r>
        <w:r w:rsidR="001B10E4">
          <w:instrText xml:space="preserve"> HYPERLINK  \l "S2" </w:instrText>
        </w:r>
        <w:r w:rsidR="001B10E4">
          <w:fldChar w:fldCharType="separate"/>
        </w:r>
        <w:r w:rsidR="001B10E4" w:rsidRPr="001B10E4">
          <w:rPr>
            <w:rStyle w:val="Hyperlink"/>
          </w:rPr>
          <w:t>S2</w:t>
        </w:r>
        <w:r w:rsidR="001B10E4">
          <w:fldChar w:fldCharType="end"/>
        </w:r>
      </w:ins>
    </w:p>
    <w:p w14:paraId="6FEE82BA" w14:textId="728A80E7" w:rsidR="00511080" w:rsidRDefault="00511080" w:rsidP="00511080">
      <w:pPr>
        <w:pStyle w:val="Heading5"/>
      </w:pPr>
      <w:bookmarkStart w:id="42" w:name="_My_Role"/>
      <w:bookmarkEnd w:id="42"/>
      <w:r>
        <w:t>My Role</w:t>
      </w:r>
    </w:p>
    <w:p w14:paraId="46800ADD" w14:textId="24B22F7C" w:rsidR="00511080" w:rsidRDefault="00511080" w:rsidP="00511080">
      <w:r w:rsidRPr="00511080">
        <w:t>My role is that of Apprentice DevOps Engineer</w:t>
      </w:r>
      <w:r w:rsidR="00A14815">
        <w:t xml:space="preserve"> in the Digital Shared Channels Experience (DSCE) at DWP. </w:t>
      </w:r>
      <w:del w:id="43" w:author="Michael Plasom-Scott" w:date="2022-12-12T18:39:00Z">
        <w:r w:rsidR="00A14815" w:rsidDel="00D90C59">
          <w:delText xml:space="preserve">I’m </w:delText>
        </w:r>
      </w:del>
      <w:ins w:id="44" w:author="Michael Plasom-Scott" w:date="2022-12-12T18:39:00Z">
        <w:r w:rsidR="00D90C59">
          <w:t>I often work</w:t>
        </w:r>
        <w:r w:rsidR="00D90C59">
          <w:t xml:space="preserve"> </w:t>
        </w:r>
        <w:r w:rsidR="00D90C59">
          <w:t>with</w:t>
        </w:r>
      </w:ins>
      <w:r w:rsidR="00A14815">
        <w:t>in the Notifications team</w:t>
      </w:r>
      <w:del w:id="45" w:author="Michael Plasom-Scott" w:date="2022-12-12T18:39:00Z">
        <w:r w:rsidR="00A14815" w:rsidDel="00D90C59">
          <w:delText xml:space="preserve"> within this</w:delText>
        </w:r>
      </w:del>
      <w:r w:rsidR="00A14815">
        <w:t xml:space="preserve">, however some projects I do affect multiple teams within the DSCE Directorate. </w:t>
      </w:r>
    </w:p>
    <w:p w14:paraId="261F880E" w14:textId="69D7C1A4" w:rsidR="00511080" w:rsidRDefault="00511080" w:rsidP="00511080">
      <w:pPr>
        <w:pStyle w:val="Heading5"/>
      </w:pPr>
      <w:bookmarkStart w:id="46" w:name="_Tech_Stack"/>
      <w:bookmarkEnd w:id="46"/>
      <w:r>
        <w:t>Tech Stack</w:t>
      </w:r>
    </w:p>
    <w:p w14:paraId="152CA71E" w14:textId="4AE49361" w:rsidR="00511080" w:rsidRPr="002103B0" w:rsidRDefault="00511080" w:rsidP="00511080">
      <w:pPr>
        <w:rPr>
          <w:rStyle w:val="SubtleEmphasis"/>
        </w:rPr>
      </w:pPr>
      <w:r w:rsidRPr="002103B0">
        <w:rPr>
          <w:rStyle w:val="SubtleEmphasis"/>
        </w:rPr>
        <w:t>AWS</w:t>
      </w:r>
    </w:p>
    <w:p w14:paraId="3DF6C73B" w14:textId="5B06E649" w:rsidR="00511080" w:rsidRDefault="00511080" w:rsidP="002103B0">
      <w:pPr>
        <w:pStyle w:val="ListParagraph"/>
      </w:pPr>
      <w:r>
        <w:t>S3</w:t>
      </w:r>
    </w:p>
    <w:p w14:paraId="02F0563B" w14:textId="77777777" w:rsidR="00511080" w:rsidRDefault="00511080" w:rsidP="002103B0">
      <w:pPr>
        <w:pStyle w:val="ListParagraph"/>
      </w:pPr>
      <w:r>
        <w:t>Lambda</w:t>
      </w:r>
    </w:p>
    <w:p w14:paraId="32BD5D28" w14:textId="5928BE7E" w:rsidR="00511080" w:rsidRDefault="00511080" w:rsidP="002103B0">
      <w:pPr>
        <w:pStyle w:val="ListParagraph"/>
      </w:pPr>
      <w:r>
        <w:lastRenderedPageBreak/>
        <w:t>Cloudwatch</w:t>
      </w:r>
    </w:p>
    <w:p w14:paraId="0B20D64C" w14:textId="6CF11D7B" w:rsidR="00511080" w:rsidRDefault="00511080" w:rsidP="002103B0">
      <w:pPr>
        <w:pStyle w:val="ListParagraph"/>
      </w:pPr>
      <w:r>
        <w:t>DynamoDB</w:t>
      </w:r>
    </w:p>
    <w:p w14:paraId="7904E6E0" w14:textId="247386FF" w:rsidR="00511080" w:rsidRPr="002103B0" w:rsidRDefault="00511080" w:rsidP="00511080">
      <w:pPr>
        <w:rPr>
          <w:rStyle w:val="SubtleEmphasis"/>
        </w:rPr>
      </w:pPr>
      <w:r w:rsidRPr="002103B0">
        <w:rPr>
          <w:rStyle w:val="SubtleEmphasis"/>
        </w:rPr>
        <w:t>Terraform</w:t>
      </w:r>
    </w:p>
    <w:p w14:paraId="2BF518FC" w14:textId="7F0EA12D" w:rsidR="00511080" w:rsidRPr="002103B0" w:rsidRDefault="00511080" w:rsidP="00511080">
      <w:pPr>
        <w:rPr>
          <w:rStyle w:val="SubtleEmphasis"/>
        </w:rPr>
      </w:pPr>
      <w:r w:rsidRPr="002103B0">
        <w:rPr>
          <w:rStyle w:val="SubtleEmphasis"/>
        </w:rPr>
        <w:t>Ansible</w:t>
      </w:r>
    </w:p>
    <w:p w14:paraId="6F4A328E" w14:textId="67078C8E" w:rsidR="00511080" w:rsidRPr="002103B0" w:rsidRDefault="00511080" w:rsidP="00511080">
      <w:pPr>
        <w:rPr>
          <w:rStyle w:val="SubtleEmphasis"/>
        </w:rPr>
      </w:pPr>
      <w:r w:rsidRPr="002103B0">
        <w:rPr>
          <w:rStyle w:val="SubtleEmphasis"/>
        </w:rPr>
        <w:t>Prometheus</w:t>
      </w:r>
    </w:p>
    <w:p w14:paraId="27A816AD" w14:textId="7BC78F8B" w:rsidR="00511080" w:rsidRPr="002103B0" w:rsidRDefault="00511080" w:rsidP="00511080">
      <w:pPr>
        <w:rPr>
          <w:rStyle w:val="SubtleEmphasis"/>
        </w:rPr>
      </w:pPr>
      <w:r w:rsidRPr="002103B0">
        <w:rPr>
          <w:rStyle w:val="SubtleEmphasis"/>
        </w:rPr>
        <w:t>Grafana</w:t>
      </w:r>
    </w:p>
    <w:p w14:paraId="31DAC7B3" w14:textId="7763DC72" w:rsidR="00511080" w:rsidRPr="002103B0" w:rsidRDefault="00511080" w:rsidP="00511080">
      <w:pPr>
        <w:rPr>
          <w:rStyle w:val="SubtleEmphasis"/>
        </w:rPr>
      </w:pPr>
      <w:r w:rsidRPr="002103B0">
        <w:rPr>
          <w:rStyle w:val="SubtleEmphasis"/>
        </w:rPr>
        <w:t>Gitlab</w:t>
      </w:r>
    </w:p>
    <w:p w14:paraId="4E5F9712" w14:textId="61A94D54" w:rsidR="00506596" w:rsidRPr="00506596" w:rsidRDefault="002103B0" w:rsidP="00506596">
      <w:pPr>
        <w:pStyle w:val="Heading2"/>
      </w:pPr>
      <w:r>
        <w:t>Portfolio</w:t>
      </w:r>
    </w:p>
    <w:p w14:paraId="66F72B7A" w14:textId="431952F2" w:rsidR="00481E89" w:rsidRPr="00481E89" w:rsidRDefault="00C45F7F" w:rsidP="00C45F7F">
      <w:pPr>
        <w:pStyle w:val="Title"/>
      </w:pPr>
      <w:r>
        <w:t>Project #1</w:t>
      </w:r>
    </w:p>
    <w:p w14:paraId="4275D6FC" w14:textId="5D2A8851" w:rsidR="002103B0" w:rsidRDefault="002103B0" w:rsidP="002103B0">
      <w:pPr>
        <w:pStyle w:val="Heading5"/>
      </w:pPr>
      <w:bookmarkStart w:id="47" w:name="_Ticket_Name"/>
      <w:bookmarkEnd w:id="47"/>
      <w:r>
        <w:t>Ticket Name</w:t>
      </w:r>
    </w:p>
    <w:p w14:paraId="43BC6544" w14:textId="273A6E6C" w:rsidR="002103B0" w:rsidRPr="002103B0" w:rsidRDefault="002103B0" w:rsidP="002103B0">
      <w:r>
        <w:t>NSE-2264</w:t>
      </w:r>
    </w:p>
    <w:p w14:paraId="12AD82C9" w14:textId="2D85B360" w:rsidR="002103B0" w:rsidRDefault="002103B0" w:rsidP="002103B0">
      <w:pPr>
        <w:pStyle w:val="Heading5"/>
      </w:pPr>
      <w:bookmarkStart w:id="48" w:name="_Ticket_Description"/>
      <w:bookmarkEnd w:id="48"/>
      <w:r>
        <w:t>Ticket Description</w:t>
      </w:r>
    </w:p>
    <w:p w14:paraId="591D6031" w14:textId="6D853AB7" w:rsidR="00C45F7F" w:rsidRDefault="00C45F7F" w:rsidP="00C45F7F">
      <w:r>
        <w:t>Create an S3 Bucket with the local name Data Migration Changes. S3 access then provided to Data Specialist who will pull the files Users.CSV and Org_Node.CSV that will be uploaded to SharePoint. Users.CSV needs to be encrypted. Files to be exported to S3 location Wed/Fri by 8am.</w:t>
      </w:r>
    </w:p>
    <w:p w14:paraId="4797551F" w14:textId="77777777" w:rsidR="00E56875" w:rsidRDefault="00C45F7F" w:rsidP="00E56875">
      <w:pPr>
        <w:keepNext/>
      </w:pPr>
      <w:commentRangeStart w:id="49"/>
      <w:r>
        <w:lastRenderedPageBreak/>
        <w:t>This ticket was assigned to me as a way of getting me used to an agile workflow and working alongside developers to roll out some changes</w:t>
      </w:r>
      <w:commentRangeEnd w:id="49"/>
      <w:r w:rsidR="00F32E5E">
        <w:rPr>
          <w:rStyle w:val="CommentReference"/>
        </w:rPr>
        <w:commentReference w:id="49"/>
      </w:r>
      <w:r>
        <w:t>.</w:t>
      </w:r>
      <w:commentRangeStart w:id="50"/>
      <w:r w:rsidR="00E56875">
        <w:rPr>
          <w:noProof/>
        </w:rPr>
        <w:drawing>
          <wp:inline distT="0" distB="0" distL="0" distR="0" wp14:anchorId="1BEE89C9" wp14:editId="756705A1">
            <wp:extent cx="5320035" cy="4279900"/>
            <wp:effectExtent l="0" t="0" r="127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3454" cy="4282651"/>
                    </a:xfrm>
                    <a:prstGeom prst="rect">
                      <a:avLst/>
                    </a:prstGeom>
                  </pic:spPr>
                </pic:pic>
              </a:graphicData>
            </a:graphic>
          </wp:inline>
        </w:drawing>
      </w:r>
      <w:commentRangeEnd w:id="50"/>
      <w:r w:rsidR="006707D6">
        <w:rPr>
          <w:rStyle w:val="CommentReference"/>
        </w:rPr>
        <w:commentReference w:id="50"/>
      </w:r>
    </w:p>
    <w:p w14:paraId="7D3F4343" w14:textId="19474EEB" w:rsidR="002103B0" w:rsidRPr="002103B0" w:rsidRDefault="00E56875" w:rsidP="00E56875">
      <w:pPr>
        <w:pStyle w:val="Caption"/>
      </w:pPr>
      <w:r>
        <w:t xml:space="preserve">Figure </w:t>
      </w:r>
      <w:fldSimple w:instr=" SEQ Figure \* ARABIC ">
        <w:r w:rsidR="00BF659C">
          <w:rPr>
            <w:noProof/>
          </w:rPr>
          <w:t>1</w:t>
        </w:r>
      </w:fldSimple>
      <w:r>
        <w:t xml:space="preserve"> - Screenshot of ticket with full technical details of resources needed</w:t>
      </w:r>
    </w:p>
    <w:p w14:paraId="4368AABF" w14:textId="0AFD0975" w:rsidR="002103B0" w:rsidRDefault="002103B0" w:rsidP="002103B0">
      <w:pPr>
        <w:pStyle w:val="Heading5"/>
      </w:pPr>
      <w:bookmarkStart w:id="51" w:name="_Ticket_Details"/>
      <w:bookmarkEnd w:id="51"/>
      <w:r>
        <w:t xml:space="preserve">Ticket </w:t>
      </w:r>
      <w:r w:rsidR="00F742A0">
        <w:t>process</w:t>
      </w:r>
    </w:p>
    <w:p w14:paraId="66832266" w14:textId="73DC8833" w:rsidR="000C2C67" w:rsidRPr="00E10BA5" w:rsidRDefault="00F742A0" w:rsidP="00B46558">
      <w:pPr>
        <w:rPr>
          <w:rStyle w:val="Hyperlink"/>
          <w:i/>
          <w:iCs/>
          <w:color w:val="794908" w:themeColor="accent1" w:themeShade="7F"/>
          <w:u w:val="none"/>
        </w:rPr>
      </w:pPr>
      <w:r w:rsidRPr="00F742A0">
        <w:rPr>
          <w:rStyle w:val="SubtleEmphasis"/>
        </w:rPr>
        <w:t>Meeting with Luis</w:t>
      </w:r>
      <w:r w:rsidR="00E10BA5">
        <w:rPr>
          <w:rStyle w:val="SubtleEmphasis"/>
        </w:rPr>
        <w:br/>
      </w:r>
      <w:r w:rsidR="006526F3">
        <w:t xml:space="preserve">The process started with a call with Luis where he outlined what would </w:t>
      </w:r>
      <w:r w:rsidR="00506596">
        <w:t>need</w:t>
      </w:r>
      <w:r w:rsidR="006526F3">
        <w:t xml:space="preserve"> to be done, and then updated the ticket with a bullet pointed list of everything. He also said one of the first things to tackle would be the creation of a GitLab CI/CD pipeline. Tyler and I said we’d split up the basic work, he’d focus on writing the terraform of the Lambda and I’d focus on the pipeline.</w:t>
      </w:r>
      <w:r w:rsidR="0082399C">
        <w:t xml:space="preserve"> </w:t>
      </w:r>
      <w:r w:rsidR="007D6766">
        <w:br/>
      </w:r>
      <w:hyperlink w:anchor="Skill_1" w:history="1">
        <w:r w:rsidR="007D6766" w:rsidRPr="00D87564">
          <w:rPr>
            <w:rStyle w:val="Hyperlink"/>
          </w:rPr>
          <w:t>S8</w:t>
        </w:r>
      </w:hyperlink>
    </w:p>
    <w:p w14:paraId="1BAACE3D" w14:textId="77777777" w:rsidR="00E10BA5" w:rsidRPr="00F742A0" w:rsidRDefault="00E10BA5" w:rsidP="00B46558">
      <w:pPr>
        <w:rPr>
          <w:rStyle w:val="SubtleEmphasis"/>
        </w:rPr>
      </w:pPr>
    </w:p>
    <w:p w14:paraId="0FE6E6C1" w14:textId="5ACB2F4E" w:rsidR="009B6460" w:rsidRDefault="00F742A0" w:rsidP="009B6460">
      <w:pPr>
        <w:keepNext/>
      </w:pPr>
      <w:r w:rsidRPr="00F742A0">
        <w:rPr>
          <w:rStyle w:val="SubtleEmphasis"/>
        </w:rPr>
        <w:t xml:space="preserve">Creating </w:t>
      </w:r>
      <w:r w:rsidR="00506596">
        <w:rPr>
          <w:rStyle w:val="SubtleEmphasis"/>
        </w:rPr>
        <w:t xml:space="preserve">the </w:t>
      </w:r>
      <w:r w:rsidRPr="00F742A0">
        <w:rPr>
          <w:rStyle w:val="SubtleEmphasis"/>
        </w:rPr>
        <w:t>pipeline</w:t>
      </w:r>
      <w:r w:rsidR="00E10BA5">
        <w:rPr>
          <w:rStyle w:val="SubtleEmphasis"/>
        </w:rPr>
        <w:br/>
      </w:r>
      <w:r w:rsidR="006526F3">
        <w:t xml:space="preserve">I spent a while on the initial stage of the pipeline. It was my first time creating a GitLab CI/CD pipeline at DWP, so I was unaware of the protocol used. I looked at other examples of pipelines from different repositories that the team had worked on and spent a while trying to decipher how they worked. </w:t>
      </w:r>
      <w:r w:rsidR="0082399C">
        <w:t xml:space="preserve">Working on my own branch in the repository, </w:t>
      </w:r>
      <w:r w:rsidR="006526F3">
        <w:t xml:space="preserve">I pushed up a few very simple versions of what I </w:t>
      </w:r>
      <w:r w:rsidR="006526F3">
        <w:lastRenderedPageBreak/>
        <w:t>understood, to try and see if I could get something minimal off the ground and build it up</w:t>
      </w:r>
      <w:r w:rsidR="000E2A36">
        <w:t xml:space="preserve"> (fig. 2)</w:t>
      </w:r>
      <w:r w:rsidR="006526F3">
        <w:t xml:space="preserve">. </w:t>
      </w:r>
      <w:r w:rsidR="005E7EC2">
        <w:rPr>
          <w:noProof/>
        </w:rPr>
        <w:drawing>
          <wp:inline distT="0" distB="0" distL="0" distR="0" wp14:anchorId="21269051" wp14:editId="2066E711">
            <wp:extent cx="2046614" cy="219710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2685" cy="2203617"/>
                    </a:xfrm>
                    <a:prstGeom prst="rect">
                      <a:avLst/>
                    </a:prstGeom>
                  </pic:spPr>
                </pic:pic>
              </a:graphicData>
            </a:graphic>
          </wp:inline>
        </w:drawing>
      </w:r>
    </w:p>
    <w:p w14:paraId="1D85FAFB" w14:textId="1ABDB7A3" w:rsidR="005E7EC2" w:rsidRDefault="009B6460" w:rsidP="009B6460">
      <w:pPr>
        <w:pStyle w:val="Caption"/>
      </w:pPr>
      <w:r>
        <w:t xml:space="preserve">Figure </w:t>
      </w:r>
      <w:fldSimple w:instr=" SEQ Figure \* ARABIC ">
        <w:r w:rsidR="00BF659C">
          <w:rPr>
            <w:noProof/>
          </w:rPr>
          <w:t>2</w:t>
        </w:r>
      </w:fldSimple>
      <w:r>
        <w:t xml:space="preserve"> - Testing scripts in a barebones pipeline (failing)</w:t>
      </w:r>
    </w:p>
    <w:p w14:paraId="769C4C1C" w14:textId="77777777" w:rsidR="005E7EC2" w:rsidRDefault="006526F3" w:rsidP="00F742A0">
      <w:r>
        <w:t>I couldn’t understand why these were failing so I set up a call with Luis and we workshopped around the setup of a pipeline.</w:t>
      </w:r>
      <w:r w:rsidR="00AA4D34">
        <w:t xml:space="preserve"> He explained about the use of fragments, and the ‘extends’ function in a Gitlab CI file.</w:t>
      </w:r>
    </w:p>
    <w:p w14:paraId="67952619" w14:textId="77777777" w:rsidR="009B6460" w:rsidRDefault="00ED131F" w:rsidP="009B6460">
      <w:pPr>
        <w:keepNext/>
      </w:pPr>
      <w:r>
        <w:t xml:space="preserve"> </w:t>
      </w:r>
      <w:r w:rsidR="005E7EC2">
        <w:rPr>
          <w:noProof/>
        </w:rPr>
        <w:drawing>
          <wp:inline distT="0" distB="0" distL="0" distR="0" wp14:anchorId="23515B04" wp14:editId="0C3EBDA2">
            <wp:extent cx="2439811" cy="1689100"/>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49552" cy="1695843"/>
                    </a:xfrm>
                    <a:prstGeom prst="rect">
                      <a:avLst/>
                    </a:prstGeom>
                  </pic:spPr>
                </pic:pic>
              </a:graphicData>
            </a:graphic>
          </wp:inline>
        </w:drawing>
      </w:r>
    </w:p>
    <w:p w14:paraId="7890E683" w14:textId="6E72A927" w:rsidR="00B94397" w:rsidRDefault="009B6460" w:rsidP="009B6460">
      <w:pPr>
        <w:pStyle w:val="Caption"/>
      </w:pPr>
      <w:r>
        <w:t xml:space="preserve">Figure </w:t>
      </w:r>
      <w:fldSimple w:instr=" SEQ Figure \* ARABIC ">
        <w:r w:rsidR="00BF659C">
          <w:rPr>
            <w:noProof/>
          </w:rPr>
          <w:t>3</w:t>
        </w:r>
      </w:fldSimple>
      <w:r>
        <w:t xml:space="preserve"> - After workshopping, part of the pipeline file</w:t>
      </w:r>
    </w:p>
    <w:p w14:paraId="49CF43FF" w14:textId="32F49AEA" w:rsidR="005E7EC2" w:rsidRDefault="00ED131F" w:rsidP="00F742A0">
      <w:pPr>
        <w:rPr>
          <w:rStyle w:val="Hyperlink"/>
        </w:rPr>
      </w:pPr>
      <w:r>
        <w:t>We did some productive pair programming, building up a pipeline that would pass correctly.</w:t>
      </w:r>
      <w:r w:rsidR="006526F3">
        <w:t xml:space="preserve"> After that it became a lot clearer and I eventually pushed up a merge request with a pipeline that worked as it should, with the correct steps in it</w:t>
      </w:r>
      <w:r w:rsidR="000E2A36">
        <w:t xml:space="preserve"> (fig.3)</w:t>
      </w:r>
      <w:r w:rsidR="006526F3">
        <w:t>.</w:t>
      </w:r>
      <w:r w:rsidR="0082399C">
        <w:t xml:space="preserve"> </w:t>
      </w:r>
      <w:r>
        <w:br/>
      </w:r>
      <w:hyperlink w:anchor="Skill_1" w:history="1">
        <w:commentRangeStart w:id="52"/>
        <w:r w:rsidRPr="00652486">
          <w:rPr>
            <w:rStyle w:val="Hyperlink"/>
          </w:rPr>
          <w:t>S13</w:t>
        </w:r>
        <w:commentRangeEnd w:id="52"/>
      </w:hyperlink>
      <w:r w:rsidR="008A3B06" w:rsidRPr="00652486">
        <w:t xml:space="preserve">, </w:t>
      </w:r>
      <w:hyperlink w:anchor="Knowledge_1" w:history="1">
        <w:r w:rsidR="008A3B06" w:rsidRPr="00652486">
          <w:rPr>
            <w:rStyle w:val="Hyperlink"/>
          </w:rPr>
          <w:t>K20</w:t>
        </w:r>
      </w:hyperlink>
    </w:p>
    <w:p w14:paraId="402615D8" w14:textId="77777777" w:rsidR="009B6460" w:rsidRDefault="0055069B" w:rsidP="009B6460">
      <w:pPr>
        <w:keepNext/>
      </w:pPr>
      <w:r>
        <w:rPr>
          <w:rStyle w:val="CommentReference"/>
        </w:rPr>
        <w:commentReference w:id="52"/>
      </w:r>
      <w:commentRangeStart w:id="53"/>
      <w:r w:rsidR="005E7EC2">
        <w:rPr>
          <w:i/>
          <w:iCs/>
          <w:noProof/>
          <w:color w:val="794908" w:themeColor="accent1" w:themeShade="7F"/>
        </w:rPr>
        <w:drawing>
          <wp:inline distT="0" distB="0" distL="0" distR="0" wp14:anchorId="043C500E" wp14:editId="2192603F">
            <wp:extent cx="5943600" cy="935990"/>
            <wp:effectExtent l="0" t="0" r="0" b="3810"/>
            <wp:docPr id="16" name="Picture 1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935990"/>
                    </a:xfrm>
                    <a:prstGeom prst="rect">
                      <a:avLst/>
                    </a:prstGeom>
                  </pic:spPr>
                </pic:pic>
              </a:graphicData>
            </a:graphic>
          </wp:inline>
        </w:drawing>
      </w:r>
      <w:commentRangeEnd w:id="53"/>
      <w:r w:rsidR="006707D6">
        <w:rPr>
          <w:rStyle w:val="CommentReference"/>
        </w:rPr>
        <w:commentReference w:id="53"/>
      </w:r>
    </w:p>
    <w:p w14:paraId="76FC76CC" w14:textId="3BAED932" w:rsidR="006526F3" w:rsidRPr="00E10BA5" w:rsidRDefault="009B6460" w:rsidP="009B6460">
      <w:pPr>
        <w:pStyle w:val="Caption"/>
        <w:rPr>
          <w:rStyle w:val="Hyperlink"/>
          <w:i/>
          <w:iCs/>
          <w:color w:val="794908" w:themeColor="accent1" w:themeShade="7F"/>
          <w:u w:val="none"/>
        </w:rPr>
      </w:pPr>
      <w:r>
        <w:t xml:space="preserve">Figure </w:t>
      </w:r>
      <w:fldSimple w:instr=" SEQ Figure \* ARABIC ">
        <w:r w:rsidR="00BF659C">
          <w:rPr>
            <w:noProof/>
          </w:rPr>
          <w:t>4</w:t>
        </w:r>
      </w:fldSimple>
      <w:r>
        <w:t xml:space="preserve"> - The earliest MR is the one on which Luis and I were doing lots of testing. </w:t>
      </w:r>
      <w:r w:rsidR="002D2DEB">
        <w:t>It is failing at the Unit Test stage only, so after the developers do the unit testing the pipeline passes happily.</w:t>
      </w:r>
    </w:p>
    <w:p w14:paraId="38635308" w14:textId="77777777" w:rsidR="00E10BA5" w:rsidRPr="00F742A0" w:rsidRDefault="00E10BA5" w:rsidP="00F742A0">
      <w:pPr>
        <w:rPr>
          <w:rStyle w:val="SubtleEmphasis"/>
        </w:rPr>
      </w:pPr>
    </w:p>
    <w:p w14:paraId="35534804" w14:textId="6A98394B" w:rsidR="00E10BA5" w:rsidRPr="00E10BA5" w:rsidRDefault="00F742A0" w:rsidP="00E10BA5">
      <w:pPr>
        <w:rPr>
          <w:i/>
          <w:iCs/>
          <w:color w:val="794908" w:themeColor="accent1" w:themeShade="7F"/>
        </w:rPr>
      </w:pPr>
      <w:r w:rsidRPr="00F742A0">
        <w:rPr>
          <w:rStyle w:val="SubtleEmphasis"/>
        </w:rPr>
        <w:lastRenderedPageBreak/>
        <w:t>Code review by Luis</w:t>
      </w:r>
      <w:r w:rsidR="00E10BA5">
        <w:rPr>
          <w:rStyle w:val="SubtleEmphasis"/>
        </w:rPr>
        <w:br/>
      </w:r>
      <w:r w:rsidR="006526F3">
        <w:t xml:space="preserve">Once the pipeline was working as expected, Luis </w:t>
      </w:r>
      <w:r w:rsidR="00506596">
        <w:t xml:space="preserve">took the time to review the code that Tyler and I had in the repo. This was an incredibly helpful step, and one of the key parts of a smooth and agile DevOps environment. </w:t>
      </w:r>
      <w:r w:rsidR="00E10BA5">
        <w:t xml:space="preserve">Often it was small things like not following the correct naming conventions (fig. 1), however Luis would often take the time to highlight important DevOps principles, as a learning opportunity for me (fig. 2). </w:t>
      </w:r>
      <w:r w:rsidR="007D6766">
        <w:br/>
      </w:r>
      <w:commentRangeStart w:id="54"/>
      <w:r w:rsidR="009359C2">
        <w:fldChar w:fldCharType="begin"/>
      </w:r>
      <w:r w:rsidR="00D87564">
        <w:instrText>HYPERLINK  \l "Behaviour_1"</w:instrText>
      </w:r>
      <w:r w:rsidR="009359C2">
        <w:fldChar w:fldCharType="separate"/>
      </w:r>
      <w:r w:rsidR="007D6766" w:rsidRPr="007D6766">
        <w:rPr>
          <w:rStyle w:val="Hyperlink"/>
        </w:rPr>
        <w:t>B1</w:t>
      </w:r>
      <w:r w:rsidR="009359C2">
        <w:rPr>
          <w:rStyle w:val="Hyperlink"/>
        </w:rPr>
        <w:fldChar w:fldCharType="end"/>
      </w:r>
      <w:commentRangeEnd w:id="54"/>
      <w:r w:rsidR="008703FA">
        <w:rPr>
          <w:rStyle w:val="CommentReference"/>
        </w:rPr>
        <w:commentReference w:id="54"/>
      </w:r>
      <w:r w:rsidR="00334963">
        <w:rPr>
          <w:noProof/>
        </w:rPr>
        <w:drawing>
          <wp:inline distT="0" distB="0" distL="0" distR="0" wp14:anchorId="3CF80B23" wp14:editId="62C37787">
            <wp:extent cx="5943600" cy="122237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222375"/>
                    </a:xfrm>
                    <a:prstGeom prst="rect">
                      <a:avLst/>
                    </a:prstGeom>
                  </pic:spPr>
                </pic:pic>
              </a:graphicData>
            </a:graphic>
          </wp:inline>
        </w:drawing>
      </w:r>
    </w:p>
    <w:p w14:paraId="56FEA269" w14:textId="79E28C44" w:rsidR="00E10BA5" w:rsidRDefault="00E10BA5" w:rsidP="00E10BA5">
      <w:pPr>
        <w:pStyle w:val="Caption"/>
      </w:pPr>
      <w:r>
        <w:t xml:space="preserve">Figure </w:t>
      </w:r>
      <w:fldSimple w:instr=" SEQ Figure \* ARABIC ">
        <w:r w:rsidR="00BF659C">
          <w:rPr>
            <w:noProof/>
          </w:rPr>
          <w:t>5</w:t>
        </w:r>
      </w:fldSimple>
      <w:r>
        <w:t xml:space="preserve"> - Code Review comment from Luis</w:t>
      </w:r>
    </w:p>
    <w:p w14:paraId="312B9F2D" w14:textId="77777777" w:rsidR="00E10BA5" w:rsidRDefault="00FD7ABA" w:rsidP="00E10BA5">
      <w:pPr>
        <w:keepNext/>
      </w:pPr>
      <w:r>
        <w:rPr>
          <w:noProof/>
        </w:rPr>
        <w:drawing>
          <wp:inline distT="0" distB="0" distL="0" distR="0" wp14:anchorId="713B8E80" wp14:editId="3B9E58EA">
            <wp:extent cx="5943600" cy="2533650"/>
            <wp:effectExtent l="0" t="0" r="0" b="63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inline>
        </w:drawing>
      </w:r>
    </w:p>
    <w:p w14:paraId="2C1087CD" w14:textId="2B22D8CB" w:rsidR="004A7EBE" w:rsidRPr="00804F8C" w:rsidRDefault="00E10BA5" w:rsidP="00804F8C">
      <w:pPr>
        <w:pStyle w:val="Caption"/>
        <w:rPr>
          <w:rStyle w:val="Hyperlink"/>
          <w:color w:val="B76E0B" w:themeColor="accent1" w:themeShade="BF"/>
          <w:u w:val="none"/>
        </w:rPr>
      </w:pPr>
      <w:r>
        <w:t xml:space="preserve">Figure </w:t>
      </w:r>
      <w:fldSimple w:instr=" SEQ Figure \* ARABIC ">
        <w:r w:rsidR="00BF659C">
          <w:rPr>
            <w:noProof/>
          </w:rPr>
          <w:t>6</w:t>
        </w:r>
      </w:fldSimple>
      <w:r>
        <w:t xml:space="preserve"> - Code Review comment highlighting DevOps Principle</w:t>
      </w:r>
    </w:p>
    <w:p w14:paraId="08B45894" w14:textId="77777777" w:rsidR="00E10BA5" w:rsidRPr="00F742A0" w:rsidRDefault="00E10BA5" w:rsidP="00F742A0">
      <w:pPr>
        <w:rPr>
          <w:rStyle w:val="SubtleEmphasis"/>
        </w:rPr>
      </w:pPr>
    </w:p>
    <w:p w14:paraId="06DBC8E4" w14:textId="5BA86BA2" w:rsidR="00045159" w:rsidRPr="00045159" w:rsidRDefault="00F742A0" w:rsidP="00F742A0">
      <w:r w:rsidRPr="00F742A0">
        <w:rPr>
          <w:rStyle w:val="SubtleEmphasis"/>
        </w:rPr>
        <w:t>Fixing Changes</w:t>
      </w:r>
      <w:r w:rsidR="00E10BA5">
        <w:rPr>
          <w:rStyle w:val="SubtleEmphasis"/>
        </w:rPr>
        <w:br/>
      </w:r>
      <w:r w:rsidR="00506596">
        <w:t xml:space="preserve">Following the code review I worked by myself to make sure the suitable changes were applied. </w:t>
      </w:r>
      <w:r w:rsidR="00AD6BB3">
        <w:t xml:space="preserve">This involved a lot of simple changes to variables within the file, which were simple. However, there were some elements that I was unfamiliar with, particularly the scheduling of Lambda functions, as was required by the ticket - </w:t>
      </w:r>
      <w:r w:rsidR="00AD6BB3" w:rsidRPr="00AD6BB3">
        <w:rPr>
          <w:rStyle w:val="QuoteChar"/>
        </w:rPr>
        <w:t>Files to be exported to S3 location Wed/Fri by 8am</w:t>
      </w:r>
      <w:r w:rsidR="005E4E98">
        <w:rPr>
          <w:rStyle w:val="QuoteChar"/>
        </w:rPr>
        <w:t xml:space="preserve"> -</w:t>
      </w:r>
      <w:r w:rsidR="00AD6BB3">
        <w:rPr>
          <w:rStyle w:val="QuoteChar"/>
        </w:rPr>
        <w:t xml:space="preserve"> </w:t>
      </w:r>
      <w:r w:rsidR="005E4E98">
        <w:t>s</w:t>
      </w:r>
      <w:r w:rsidR="00AD6BB3" w:rsidRPr="00AD6BB3">
        <w:t>o</w:t>
      </w:r>
      <w:r w:rsidR="00AD6BB3">
        <w:t xml:space="preserve"> I researched around ways to do </w:t>
      </w:r>
      <w:r w:rsidR="005E4E98">
        <w:t>this and</w:t>
      </w:r>
      <w:r w:rsidR="00AD6BB3">
        <w:t xml:space="preserve"> looked in some other repos from the team to find examples of </w:t>
      </w:r>
      <w:r w:rsidR="001963E7">
        <w:t xml:space="preserve">cron triggers. I settled on setting up the cron </w:t>
      </w:r>
      <w:r w:rsidR="005E4E98">
        <w:t>expression</w:t>
      </w:r>
      <w:r w:rsidR="00E10BA5">
        <w:t xml:space="preserve"> (fig. 3)</w:t>
      </w:r>
      <w:r w:rsidR="005E4E98">
        <w:t>,</w:t>
      </w:r>
      <w:r w:rsidR="001963E7">
        <w:t xml:space="preserve"> so the file was exported on Wednesday and Friday at </w:t>
      </w:r>
      <w:r w:rsidR="005E4E98">
        <w:t xml:space="preserve">7:30 and </w:t>
      </w:r>
      <w:commentRangeStart w:id="55"/>
      <w:r w:rsidR="005E4E98">
        <w:t>ran this by one of the [Business Analysts/Architects] to make sure that was a suitable time</w:t>
      </w:r>
      <w:commentRangeEnd w:id="55"/>
      <w:r w:rsidR="00C7306B">
        <w:rPr>
          <w:rStyle w:val="CommentReference"/>
        </w:rPr>
        <w:commentReference w:id="55"/>
      </w:r>
      <w:r w:rsidR="005E4E98">
        <w:t xml:space="preserve">. </w:t>
      </w:r>
      <w:r w:rsidR="00045159">
        <w:br/>
      </w:r>
      <w:commentRangeStart w:id="56"/>
      <w:r w:rsidR="00045159">
        <w:fldChar w:fldCharType="begin"/>
      </w:r>
      <w:r w:rsidR="00D87564">
        <w:instrText>HYPERLINK  \l "Skill_1"</w:instrText>
      </w:r>
      <w:r w:rsidR="00045159">
        <w:fldChar w:fldCharType="separate"/>
      </w:r>
      <w:r w:rsidR="00045159" w:rsidRPr="00045159">
        <w:rPr>
          <w:rStyle w:val="Hyperlink"/>
        </w:rPr>
        <w:t>S8</w:t>
      </w:r>
      <w:r w:rsidR="00045159">
        <w:fldChar w:fldCharType="end"/>
      </w:r>
      <w:commentRangeEnd w:id="56"/>
      <w:r w:rsidR="006707D6">
        <w:rPr>
          <w:rStyle w:val="CommentReference"/>
        </w:rPr>
        <w:commentReference w:id="56"/>
      </w:r>
    </w:p>
    <w:p w14:paraId="79F2F79A" w14:textId="77777777" w:rsidR="00E10BA5" w:rsidRDefault="00CA664B" w:rsidP="00E10BA5">
      <w:pPr>
        <w:keepNext/>
      </w:pPr>
      <w:r>
        <w:rPr>
          <w:noProof/>
        </w:rPr>
        <w:lastRenderedPageBreak/>
        <w:drawing>
          <wp:inline distT="0" distB="0" distL="0" distR="0" wp14:anchorId="1E34CEF1" wp14:editId="5095B856">
            <wp:extent cx="5537200" cy="7554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590510" cy="762722"/>
                    </a:xfrm>
                    <a:prstGeom prst="rect">
                      <a:avLst/>
                    </a:prstGeom>
                  </pic:spPr>
                </pic:pic>
              </a:graphicData>
            </a:graphic>
          </wp:inline>
        </w:drawing>
      </w:r>
      <w:r>
        <w:rPr>
          <w:noProof/>
        </w:rPr>
        <w:drawing>
          <wp:inline distT="0" distB="0" distL="0" distR="0" wp14:anchorId="6A7301A9" wp14:editId="78902B79">
            <wp:extent cx="3632200" cy="85863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9107" cy="869720"/>
                    </a:xfrm>
                    <a:prstGeom prst="rect">
                      <a:avLst/>
                    </a:prstGeom>
                  </pic:spPr>
                </pic:pic>
              </a:graphicData>
            </a:graphic>
          </wp:inline>
        </w:drawing>
      </w:r>
    </w:p>
    <w:p w14:paraId="57BDEBDE" w14:textId="4F516762" w:rsidR="006625F6" w:rsidRDefault="00E10BA5" w:rsidP="00FC16D6">
      <w:pPr>
        <w:pStyle w:val="Caption"/>
      </w:pPr>
      <w:r>
        <w:t xml:space="preserve">Figure </w:t>
      </w:r>
      <w:fldSimple w:instr=" SEQ Figure \* ARABIC ">
        <w:r w:rsidR="00BF659C">
          <w:rPr>
            <w:noProof/>
          </w:rPr>
          <w:t>7</w:t>
        </w:r>
      </w:fldSimple>
      <w:r>
        <w:t xml:space="preserve"> - Cron Trigge</w:t>
      </w:r>
      <w:r w:rsidR="00FC16D6">
        <w:t>r</w:t>
      </w:r>
    </w:p>
    <w:p w14:paraId="4422B98B" w14:textId="77777777" w:rsidR="00045159" w:rsidRPr="00045159" w:rsidRDefault="00045159" w:rsidP="00045159"/>
    <w:p w14:paraId="71D4FE5B" w14:textId="45E626B9" w:rsidR="005D5699" w:rsidRDefault="00F742A0" w:rsidP="00E10BA5">
      <w:pPr>
        <w:rPr>
          <w:rStyle w:val="Hyperlink"/>
        </w:rPr>
      </w:pPr>
      <w:r w:rsidRPr="00F742A0">
        <w:rPr>
          <w:rStyle w:val="SubtleEmphasis"/>
        </w:rPr>
        <w:t>Debugging with Developers</w:t>
      </w:r>
      <w:r w:rsidR="00E10BA5">
        <w:rPr>
          <w:rStyle w:val="SubtleEmphasis"/>
        </w:rPr>
        <w:br/>
      </w:r>
      <w:r w:rsidR="005E4E98">
        <w:t>Once</w:t>
      </w:r>
      <w:r w:rsidR="00EB7DD4">
        <w:t xml:space="preserve"> the setup was all complete (in theory) from the DevOps side, a chat was created with me, Luis, Daniel, and Ritesh. Daniel and Ritesh were the developers adding some code in, using the pipeline I’d created. At this point some of the steps in the CI/CD pipeline started to fail – mainly catching errors in the code and doing what the pipeline is supposed to do in part, </w:t>
      </w:r>
      <w:proofErr w:type="gramStart"/>
      <w:r w:rsidR="00EB7DD4">
        <w:t>i.e.</w:t>
      </w:r>
      <w:proofErr w:type="gramEnd"/>
      <w:r w:rsidR="00EB7DD4">
        <w:t xml:space="preserve"> catch errors before going to deployment. </w:t>
      </w:r>
      <w:r w:rsidR="00CA664B">
        <w:t>However,</w:t>
      </w:r>
      <w:r w:rsidR="00EB7DD4">
        <w:t xml:space="preserve"> one of the times it failed was due to an error in the Terraform code</w:t>
      </w:r>
      <w:r w:rsidR="00CA664B">
        <w:t xml:space="preserve"> – the handler path in the Lambda config had been copied across from another repository and was incorrect, so I updated the code and pushed again. </w:t>
      </w:r>
      <w:r w:rsidR="00CE6B07">
        <w:t>Another error that slipped through the net was that the Lambda wasn’t given enough time to connect to the database, having 3 seconds as a default. This gave the Devs an error message, which they fed back to me, and I fixed in the Terraform code</w:t>
      </w:r>
      <w:r w:rsidR="00E10BA5">
        <w:t xml:space="preserve"> (fig. </w:t>
      </w:r>
      <w:r w:rsidR="005D5699">
        <w:t>8</w:t>
      </w:r>
      <w:r w:rsidR="00E10BA5">
        <w:t>)</w:t>
      </w:r>
      <w:r w:rsidR="00CE6B07">
        <w:t xml:space="preserve">. </w:t>
      </w:r>
      <w:r w:rsidR="00136500">
        <w:t xml:space="preserve">This process is greatly enhanced by the emphasis </w:t>
      </w:r>
      <w:commentRangeStart w:id="57"/>
      <w:r w:rsidR="00136500">
        <w:t xml:space="preserve">DWP put on </w:t>
      </w:r>
      <w:r w:rsidR="005D5699">
        <w:t xml:space="preserve">a blameless culture </w:t>
      </w:r>
      <w:commentRangeEnd w:id="57"/>
      <w:r w:rsidR="006707D6">
        <w:rPr>
          <w:rStyle w:val="CommentReference"/>
        </w:rPr>
        <w:commentReference w:id="57"/>
      </w:r>
      <w:proofErr w:type="gramStart"/>
      <w:r w:rsidR="005D5699">
        <w:t>i.e.</w:t>
      </w:r>
      <w:proofErr w:type="gramEnd"/>
      <w:r w:rsidR="005D5699">
        <w:t xml:space="preserve"> errors in code are not seen as someone’s “fault”, rather just as a learning opportunity for everyone. Constant fixes and improvements are required and facilitated by everyone, without finger pointing. This improves </w:t>
      </w:r>
      <w:proofErr w:type="gramStart"/>
      <w:r w:rsidR="005D5699">
        <w:t>efficiency, and</w:t>
      </w:r>
      <w:proofErr w:type="gramEnd"/>
      <w:r w:rsidR="005D5699">
        <w:t xml:space="preserve"> makes everything both more smooth and more versatile for future use.</w:t>
      </w:r>
      <w:r w:rsidR="00996BB1">
        <w:br/>
      </w:r>
      <w:commentRangeStart w:id="58"/>
      <w:r w:rsidR="00136EB5">
        <w:fldChar w:fldCharType="begin"/>
      </w:r>
      <w:r w:rsidR="00D87564">
        <w:instrText>HYPERLINK  \l "Knowledge_1"</w:instrText>
      </w:r>
      <w:r w:rsidR="00136EB5">
        <w:fldChar w:fldCharType="separate"/>
      </w:r>
      <w:r w:rsidR="00996BB1" w:rsidRPr="00996BB1">
        <w:rPr>
          <w:rStyle w:val="Hyperlink"/>
        </w:rPr>
        <w:t>K23</w:t>
      </w:r>
      <w:r w:rsidR="00136EB5">
        <w:rPr>
          <w:rStyle w:val="Hyperlink"/>
        </w:rPr>
        <w:fldChar w:fldCharType="end"/>
      </w:r>
      <w:commentRangeEnd w:id="58"/>
    </w:p>
    <w:p w14:paraId="431830A1" w14:textId="4F510260" w:rsidR="00E10BA5" w:rsidRPr="00E10BA5" w:rsidRDefault="006F509C" w:rsidP="00E10BA5">
      <w:pPr>
        <w:rPr>
          <w:i/>
          <w:iCs/>
          <w:color w:val="794908" w:themeColor="accent1" w:themeShade="7F"/>
        </w:rPr>
      </w:pPr>
      <w:r>
        <w:rPr>
          <w:rStyle w:val="CommentReference"/>
        </w:rPr>
        <w:commentReference w:id="58"/>
      </w:r>
      <w:r w:rsidR="00CE6B07">
        <w:rPr>
          <w:noProof/>
        </w:rPr>
        <w:drawing>
          <wp:inline distT="0" distB="0" distL="0" distR="0" wp14:anchorId="762C7346" wp14:editId="4CEC790A">
            <wp:extent cx="5943600" cy="210375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14:paraId="09427D9D" w14:textId="2A5F9AEA" w:rsidR="0082399C" w:rsidRPr="00FC16D6" w:rsidRDefault="00E10BA5" w:rsidP="00FC16D6">
      <w:pPr>
        <w:pStyle w:val="Caption"/>
        <w:rPr>
          <w:rStyle w:val="SubtleEmphasis"/>
          <w:i w:val="0"/>
          <w:iCs w:val="0"/>
          <w:color w:val="B76E0B" w:themeColor="accent1" w:themeShade="BF"/>
        </w:rPr>
      </w:pPr>
      <w:r>
        <w:t xml:space="preserve">Figure </w:t>
      </w:r>
      <w:fldSimple w:instr=" SEQ Figure \* ARABIC ">
        <w:r w:rsidR="00BF659C">
          <w:rPr>
            <w:noProof/>
          </w:rPr>
          <w:t>8</w:t>
        </w:r>
      </w:fldSimple>
      <w:r>
        <w:t xml:space="preserve"> – Devs highlighting error</w:t>
      </w:r>
    </w:p>
    <w:p w14:paraId="7EF5F2C4" w14:textId="1A380A51" w:rsidR="0082399C" w:rsidRDefault="0082399C" w:rsidP="002103B0">
      <w:pPr>
        <w:rPr>
          <w:rStyle w:val="SubtleEmphasis"/>
        </w:rPr>
      </w:pPr>
      <w:r>
        <w:rPr>
          <w:rStyle w:val="SubtleEmphasis"/>
        </w:rPr>
        <w:t>Deploying</w:t>
      </w:r>
      <w:r w:rsidR="00F742A0" w:rsidRPr="00F742A0">
        <w:rPr>
          <w:rStyle w:val="SubtleEmphasis"/>
        </w:rPr>
        <w:t xml:space="preserve"> to DSE-1</w:t>
      </w:r>
      <w:r w:rsidR="00E10BA5">
        <w:rPr>
          <w:rStyle w:val="SubtleEmphasis"/>
        </w:rPr>
        <w:br/>
      </w:r>
      <w:r w:rsidR="00B64EB9">
        <w:t>Having fixed the bugs and got the pipeline running smoothly, we finished for the weekend. On Monday Luis started a call with me and demonstrated to me the way that we deploy code into the DSE-1 (Develop Support</w:t>
      </w:r>
      <w:r w:rsidR="00ED131F">
        <w:t>ed</w:t>
      </w:r>
      <w:r w:rsidR="00B64EB9">
        <w:t>) environment.</w:t>
      </w:r>
    </w:p>
    <w:p w14:paraId="72E6E1B0" w14:textId="2ADAF9D9" w:rsidR="00B64EB9" w:rsidRPr="00F742A0" w:rsidRDefault="00EB7DD4" w:rsidP="002103B0">
      <w:pPr>
        <w:rPr>
          <w:rStyle w:val="SubtleEmphasis"/>
        </w:rPr>
      </w:pPr>
      <w:r>
        <w:rPr>
          <w:rStyle w:val="SubtleEmphasis"/>
        </w:rPr>
        <w:lastRenderedPageBreak/>
        <w:t>Business Impact</w:t>
      </w:r>
      <w:r w:rsidR="00E10BA5">
        <w:rPr>
          <w:rStyle w:val="SubtleEmphasis"/>
        </w:rPr>
        <w:br/>
      </w:r>
      <w:r w:rsidR="00B64EB9">
        <w:t>The changes we made created a</w:t>
      </w:r>
      <w:r w:rsidR="00C61727">
        <w:t>n AWS</w:t>
      </w:r>
      <w:r w:rsidR="00B64EB9">
        <w:t xml:space="preserve"> </w:t>
      </w:r>
      <w:r w:rsidR="00C61727">
        <w:t>L</w:t>
      </w:r>
      <w:r w:rsidR="00B64EB9">
        <w:t>ambda that retrieves data from a bucket, encrypts it</w:t>
      </w:r>
      <w:r w:rsidR="00C61727">
        <w:t xml:space="preserve"> using a public key,</w:t>
      </w:r>
      <w:r w:rsidR="00B64EB9">
        <w:t xml:space="preserve"> and places it in another bucket. </w:t>
      </w:r>
      <w:r w:rsidR="00C61727">
        <w:t xml:space="preserve">A user can then access that bucket through </w:t>
      </w:r>
      <w:commentRangeStart w:id="59"/>
      <w:r w:rsidR="009D14A0">
        <w:t>SharePoint</w:t>
      </w:r>
      <w:commentRangeStart w:id="60"/>
      <w:commentRangeEnd w:id="60"/>
      <w:r w:rsidR="003674B9">
        <w:rPr>
          <w:rStyle w:val="CommentReference"/>
        </w:rPr>
        <w:commentReference w:id="60"/>
      </w:r>
      <w:commentRangeEnd w:id="59"/>
      <w:r w:rsidR="006707D6">
        <w:rPr>
          <w:rStyle w:val="CommentReference"/>
        </w:rPr>
        <w:commentReference w:id="59"/>
      </w:r>
      <w:r w:rsidR="00C61727">
        <w:t xml:space="preserve">, download the data, and decrypt it using a private key. This automates a process that was previously done manually and makes it a lot more secure with the use of encryption. The pipeline created means that developers can constantly make incremental changes to this code safely. </w:t>
      </w:r>
    </w:p>
    <w:p w14:paraId="6E2BA465" w14:textId="095D01D3" w:rsidR="002103B0" w:rsidRDefault="002103B0" w:rsidP="002103B0">
      <w:pPr>
        <w:pStyle w:val="Heading5"/>
      </w:pPr>
      <w:bookmarkStart w:id="61" w:name="_Knowledge"/>
      <w:bookmarkStart w:id="62" w:name="Knowledge_1"/>
      <w:bookmarkEnd w:id="61"/>
      <w:r>
        <w:t>Knowledge</w:t>
      </w:r>
    </w:p>
    <w:bookmarkEnd w:id="62"/>
    <w:p w14:paraId="68769181" w14:textId="495D4035" w:rsidR="008A3B06" w:rsidRDefault="008A3B06" w:rsidP="00996BB1">
      <w:pPr>
        <w:rPr>
          <w:rStyle w:val="SubtleEmphasis"/>
        </w:rPr>
      </w:pPr>
      <w:commentRangeStart w:id="63"/>
      <w:r w:rsidRPr="00652486">
        <w:rPr>
          <w:rStyle w:val="SubtleEmphasis"/>
        </w:rPr>
        <w:t>K20</w:t>
      </w:r>
      <w:r w:rsidRPr="00652486">
        <w:t xml:space="preserve"> - Pair/mob programming techniques and when to use each technique.</w:t>
      </w:r>
      <w:commentRangeEnd w:id="63"/>
      <w:r w:rsidR="00A824AE" w:rsidRPr="00652486">
        <w:rPr>
          <w:rStyle w:val="CommentReference"/>
        </w:rPr>
        <w:commentReference w:id="63"/>
      </w:r>
    </w:p>
    <w:p w14:paraId="501BA3D0" w14:textId="1C183A05" w:rsidR="00996BB1" w:rsidRPr="00996BB1" w:rsidRDefault="00996BB1" w:rsidP="00996BB1">
      <w:r w:rsidRPr="00FC16D6">
        <w:rPr>
          <w:rStyle w:val="SubtleEmphasis"/>
        </w:rPr>
        <w:t>K23</w:t>
      </w:r>
      <w:r w:rsidR="00133027">
        <w:t xml:space="preserve"> - </w:t>
      </w:r>
      <w:r>
        <w:t xml:space="preserve">The importance of continual improvement within a blameless </w:t>
      </w:r>
      <w:commentRangeStart w:id="64"/>
      <w:r>
        <w:t>culture</w:t>
      </w:r>
      <w:commentRangeEnd w:id="64"/>
      <w:r w:rsidR="00DC3A63">
        <w:rPr>
          <w:rStyle w:val="CommentReference"/>
        </w:rPr>
        <w:commentReference w:id="64"/>
      </w:r>
      <w:r>
        <w:t>.</w:t>
      </w:r>
      <w:r>
        <w:tab/>
      </w:r>
    </w:p>
    <w:p w14:paraId="40D88381" w14:textId="38FD8AC0" w:rsidR="002103B0" w:rsidRDefault="002103B0" w:rsidP="002103B0">
      <w:pPr>
        <w:pStyle w:val="Heading5"/>
      </w:pPr>
      <w:bookmarkStart w:id="65" w:name="_Skill"/>
      <w:bookmarkStart w:id="66" w:name="Skill_1"/>
      <w:bookmarkEnd w:id="65"/>
      <w:r>
        <w:t>Skill</w:t>
      </w:r>
    </w:p>
    <w:bookmarkEnd w:id="66"/>
    <w:p w14:paraId="71C0B081" w14:textId="73338F75" w:rsidR="007D6766" w:rsidRDefault="007D6766" w:rsidP="007D6766">
      <w:r w:rsidRPr="00FC16D6">
        <w:rPr>
          <w:rStyle w:val="SubtleEmphasis"/>
        </w:rPr>
        <w:t>S8</w:t>
      </w:r>
      <w:r>
        <w:t xml:space="preserve"> - Work in agile, multi-disciplinary delivery teams, taking a flexible, collaborative and pragmatic approach to delivering tasks.</w:t>
      </w:r>
      <w:r>
        <w:tab/>
      </w:r>
    </w:p>
    <w:p w14:paraId="1C1378A3" w14:textId="15888325" w:rsidR="00ED131F" w:rsidRPr="007D6766" w:rsidRDefault="00ED131F" w:rsidP="007D6766">
      <w:r w:rsidRPr="00FC16D6">
        <w:rPr>
          <w:rStyle w:val="SubtleEmphasis"/>
        </w:rPr>
        <w:t>S13</w:t>
      </w:r>
      <w:r>
        <w:t xml:space="preserve"> - Engage in productive pair/mob programming.</w:t>
      </w:r>
      <w:r>
        <w:tab/>
      </w:r>
    </w:p>
    <w:p w14:paraId="4800B414" w14:textId="03FDA434" w:rsidR="002103B0" w:rsidRDefault="002103B0" w:rsidP="002103B0">
      <w:pPr>
        <w:pStyle w:val="Heading5"/>
      </w:pPr>
      <w:bookmarkStart w:id="67" w:name="_Behaviour"/>
      <w:bookmarkStart w:id="68" w:name="Behaviour_1"/>
      <w:bookmarkEnd w:id="67"/>
      <w:r>
        <w:t>Behaviour</w:t>
      </w:r>
    </w:p>
    <w:bookmarkEnd w:id="68"/>
    <w:p w14:paraId="34911DAE" w14:textId="1F5C74E7" w:rsidR="007D6766" w:rsidRPr="007D6766" w:rsidRDefault="007D6766" w:rsidP="007D6766">
      <w:r w:rsidRPr="00FC16D6">
        <w:rPr>
          <w:rStyle w:val="SubtleEmphasis"/>
        </w:rPr>
        <w:t>B1</w:t>
      </w:r>
      <w:r>
        <w:t xml:space="preserve"> - Exhibits enthusiasm, openness and an aptitude for working as part of a collaborative </w:t>
      </w:r>
      <w:proofErr w:type="gramStart"/>
      <w:r>
        <w:t>community;</w:t>
      </w:r>
      <w:proofErr w:type="gramEnd"/>
      <w:r>
        <w:t xml:space="preserve"> e.g. sharing best practice, pairing with team members, learning from others and engaging in peer review practices.</w:t>
      </w:r>
    </w:p>
    <w:p w14:paraId="2A10000E" w14:textId="77777777" w:rsidR="00442F8D" w:rsidRDefault="00442F8D">
      <w:r>
        <w:br w:type="page"/>
      </w:r>
    </w:p>
    <w:p w14:paraId="16D83A59" w14:textId="21CE2ACD" w:rsidR="00C90180" w:rsidRDefault="00442F8D" w:rsidP="00442F8D">
      <w:pPr>
        <w:pStyle w:val="Title"/>
      </w:pPr>
      <w:r>
        <w:lastRenderedPageBreak/>
        <w:t>Project #</w:t>
      </w:r>
      <w:commentRangeStart w:id="69"/>
      <w:r>
        <w:t>2</w:t>
      </w:r>
      <w:commentRangeEnd w:id="69"/>
      <w:r w:rsidR="00DC3A63">
        <w:rPr>
          <w:rStyle w:val="CommentReference"/>
          <w:caps w:val="0"/>
          <w:color w:val="auto"/>
          <w:spacing w:val="0"/>
          <w:kern w:val="0"/>
        </w:rPr>
        <w:commentReference w:id="69"/>
      </w:r>
    </w:p>
    <w:p w14:paraId="638A7197" w14:textId="6CDEDD41" w:rsidR="00442F8D" w:rsidRDefault="00442F8D" w:rsidP="00442F8D">
      <w:pPr>
        <w:pStyle w:val="Heading5"/>
      </w:pPr>
      <w:r>
        <w:t>Description</w:t>
      </w:r>
    </w:p>
    <w:p w14:paraId="7604CFB3" w14:textId="0BA6A272" w:rsidR="00442F8D" w:rsidRPr="00442F8D" w:rsidRDefault="000D6A8F" w:rsidP="00442F8D">
      <w:r>
        <w:t xml:space="preserve">The project is a large job that will affect multiple teams within the SCE Directorate. Within the directorate there are multiple silos of technical stacks, for example Notifications, and ECMP, etc. with multiple teams working within them. The task would be to create an accessible single view location across the entire directorate. This location would have dashboards covering various aspects and display monitoring for all the projects, with all issues highlighted. These issues would then be triaged effectively by the respective team. Effectively this would mean that </w:t>
      </w:r>
      <w:r w:rsidR="003D7556">
        <w:t xml:space="preserve">any issue can be compared across all the projects and give visibility to whether it was a lone issue or affecting multiple projects. It would be a huge update and improvement on a system already in place that does not house the monitoring in one place. </w:t>
      </w:r>
    </w:p>
    <w:p w14:paraId="41678B83" w14:textId="3CDAF7FB" w:rsidR="00442F8D" w:rsidRDefault="00442F8D" w:rsidP="00442F8D">
      <w:pPr>
        <w:pStyle w:val="Heading5"/>
      </w:pPr>
      <w:r>
        <w:t>Process</w:t>
      </w:r>
    </w:p>
    <w:p w14:paraId="304C8A0E" w14:textId="01343C69" w:rsidR="005A729F" w:rsidRDefault="003D7556" w:rsidP="003D7556">
      <w:pPr>
        <w:rPr>
          <w:rStyle w:val="Hyperlink"/>
        </w:rPr>
      </w:pPr>
      <w:r>
        <w:rPr>
          <w:rStyle w:val="SubtleEmphasis"/>
        </w:rPr>
        <w:t>Workshop with Tom Farrow</w:t>
      </w:r>
      <w:r w:rsidR="007D6766">
        <w:rPr>
          <w:rStyle w:val="SubtleEmphasis"/>
        </w:rPr>
        <w:br/>
      </w:r>
      <w:r>
        <w:t>Tyler and I went into the Manchester office for a workshop with the DevOps lead for our team</w:t>
      </w:r>
      <w:r w:rsidR="009660F4">
        <w:t>, Tom</w:t>
      </w:r>
      <w:r>
        <w:t xml:space="preserve">. </w:t>
      </w:r>
      <w:r w:rsidR="001D1E62">
        <w:t xml:space="preserve">It being the first time I’d been in the building to work, Tom led us through the basic health and safety procedures, including fire evacuation. </w:t>
      </w:r>
      <w:r w:rsidR="00DB2611">
        <w:t xml:space="preserve">We </w:t>
      </w:r>
      <w:r w:rsidR="001D1E62">
        <w:t xml:space="preserve">then </w:t>
      </w:r>
      <w:r w:rsidR="00DB2611">
        <w:t xml:space="preserve">went through the requirements for the project and </w:t>
      </w:r>
      <w:r w:rsidR="00D84C4B">
        <w:t xml:space="preserve">came up with an idea of the architecture required to get it to work. The basic structure would be a User accessing Grafana </w:t>
      </w:r>
      <w:r w:rsidR="001D1E62">
        <w:t>to query Prometheus and Alert Manager.</w:t>
      </w:r>
      <w:r w:rsidR="00BF0727">
        <w:t xml:space="preserve"> There are of course many restrictions on what we can and cannot do</w:t>
      </w:r>
      <w:r w:rsidR="00E904FD">
        <w:t xml:space="preserve">, however there’s also a few different ways to achieve the goal. </w:t>
      </w:r>
      <w:commentRangeStart w:id="70"/>
      <w:r w:rsidR="00E904FD">
        <w:t>I suggested an easy way to handle the load would be via a load balancer, which you can see in the diagram</w:t>
      </w:r>
      <w:r w:rsidR="006707D6">
        <w:t>s</w:t>
      </w:r>
      <w:r w:rsidR="00E904FD">
        <w:t xml:space="preserve"> (fig</w:t>
      </w:r>
      <w:r w:rsidR="006707D6">
        <w:t>s</w:t>
      </w:r>
      <w:r w:rsidR="00E904FD">
        <w:t>. 9</w:t>
      </w:r>
      <w:commentRangeEnd w:id="70"/>
      <w:r w:rsidR="006707D6">
        <w:t xml:space="preserve"> and 10)</w:t>
      </w:r>
      <w:r w:rsidR="006707D6">
        <w:rPr>
          <w:rStyle w:val="CommentReference"/>
        </w:rPr>
        <w:commentReference w:id="70"/>
      </w:r>
      <w:r w:rsidR="00E904FD">
        <w:t>.</w:t>
      </w:r>
      <w:r w:rsidR="001D1E62">
        <w:t xml:space="preserve"> In the workshop we </w:t>
      </w:r>
      <w:r w:rsidR="005A729F">
        <w:t xml:space="preserve">worked on a diagram, and Tyler digitised the diagram to this that displays our initial attempt </w:t>
      </w:r>
      <w:r w:rsidR="00602CAE">
        <w:t xml:space="preserve">at the architecture required to continue with the project. </w:t>
      </w:r>
      <w:r w:rsidR="00996BB1">
        <w:br/>
      </w:r>
      <w:hyperlink w:anchor="Knowledge_2" w:history="1">
        <w:r w:rsidR="00996BB1" w:rsidRPr="00133027">
          <w:rPr>
            <w:rStyle w:val="Hyperlink"/>
          </w:rPr>
          <w:t>K19</w:t>
        </w:r>
      </w:hyperlink>
      <w:r w:rsidR="00133027">
        <w:t xml:space="preserve">, </w:t>
      </w:r>
      <w:commentRangeStart w:id="71"/>
      <w:r w:rsidR="009359C2">
        <w:fldChar w:fldCharType="begin"/>
      </w:r>
      <w:r w:rsidR="00612D9D">
        <w:instrText>HYPERLINK  \l "Skill_2"</w:instrText>
      </w:r>
      <w:r w:rsidR="009359C2">
        <w:fldChar w:fldCharType="separate"/>
      </w:r>
      <w:r w:rsidR="00133027" w:rsidRPr="00133027">
        <w:rPr>
          <w:rStyle w:val="Hyperlink"/>
        </w:rPr>
        <w:t>S21</w:t>
      </w:r>
      <w:r w:rsidR="009359C2">
        <w:rPr>
          <w:rStyle w:val="Hyperlink"/>
        </w:rPr>
        <w:fldChar w:fldCharType="end"/>
      </w:r>
      <w:commentRangeEnd w:id="71"/>
      <w:r w:rsidR="0047354A">
        <w:rPr>
          <w:rStyle w:val="CommentReference"/>
        </w:rPr>
        <w:commentReference w:id="71"/>
      </w:r>
    </w:p>
    <w:p w14:paraId="0A8A7756" w14:textId="77777777" w:rsidR="006707D6" w:rsidRDefault="006707D6" w:rsidP="006707D6">
      <w:pPr>
        <w:keepNext/>
      </w:pPr>
      <w:commentRangeStart w:id="72"/>
      <w:r w:rsidRPr="006707D6">
        <w:rPr>
          <w:i/>
          <w:iCs/>
          <w:noProof/>
          <w:color w:val="794908" w:themeColor="accent1" w:themeShade="7F"/>
        </w:rPr>
        <w:drawing>
          <wp:inline distT="0" distB="0" distL="0" distR="0" wp14:anchorId="756CC349" wp14:editId="0893F84B">
            <wp:extent cx="3842084" cy="2881563"/>
            <wp:effectExtent l="0" t="0" r="0" b="1905"/>
            <wp:docPr id="19" name="Picture 19"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whiteboard&#10;&#10;Description automatically generated"/>
                    <pic:cNvPicPr/>
                  </pic:nvPicPr>
                  <pic:blipFill>
                    <a:blip r:embed="rId21"/>
                    <a:stretch>
                      <a:fillRect/>
                    </a:stretch>
                  </pic:blipFill>
                  <pic:spPr>
                    <a:xfrm>
                      <a:off x="0" y="0"/>
                      <a:ext cx="3855801" cy="2891851"/>
                    </a:xfrm>
                    <a:prstGeom prst="rect">
                      <a:avLst/>
                    </a:prstGeom>
                  </pic:spPr>
                </pic:pic>
              </a:graphicData>
            </a:graphic>
          </wp:inline>
        </w:drawing>
      </w:r>
      <w:commentRangeEnd w:id="72"/>
      <w:r>
        <w:rPr>
          <w:rStyle w:val="CommentReference"/>
        </w:rPr>
        <w:commentReference w:id="72"/>
      </w:r>
    </w:p>
    <w:p w14:paraId="2367F793" w14:textId="1C610121" w:rsidR="006707D6" w:rsidRPr="007D6766" w:rsidRDefault="006707D6" w:rsidP="006707D6">
      <w:pPr>
        <w:pStyle w:val="Caption"/>
        <w:rPr>
          <w:i/>
          <w:iCs/>
          <w:color w:val="794908" w:themeColor="accent1" w:themeShade="7F"/>
        </w:rPr>
      </w:pPr>
      <w:r>
        <w:t xml:space="preserve">Figure </w:t>
      </w:r>
      <w:fldSimple w:instr=" SEQ Figure \* ARABIC ">
        <w:r w:rsidR="00BF659C">
          <w:rPr>
            <w:noProof/>
          </w:rPr>
          <w:t>9</w:t>
        </w:r>
      </w:fldSimple>
      <w:r>
        <w:t xml:space="preserve"> - Initial whiteboard sketch</w:t>
      </w:r>
    </w:p>
    <w:p w14:paraId="5C9FB58D" w14:textId="4281F13A" w:rsidR="00602CAE" w:rsidRDefault="005A729F" w:rsidP="00602CAE">
      <w:pPr>
        <w:keepNext/>
      </w:pPr>
      <w:r>
        <w:rPr>
          <w:i/>
          <w:iCs/>
          <w:noProof/>
          <w:color w:val="794908" w:themeColor="accent1" w:themeShade="7F"/>
        </w:rPr>
        <w:lastRenderedPageBreak/>
        <w:drawing>
          <wp:inline distT="0" distB="0" distL="0" distR="0" wp14:anchorId="0899D3B9" wp14:editId="105C24A8">
            <wp:extent cx="2295144" cy="2391756"/>
            <wp:effectExtent l="0" t="0" r="381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12223" cy="2409554"/>
                    </a:xfrm>
                    <a:prstGeom prst="rect">
                      <a:avLst/>
                    </a:prstGeom>
                  </pic:spPr>
                </pic:pic>
              </a:graphicData>
            </a:graphic>
          </wp:inline>
        </w:drawing>
      </w:r>
    </w:p>
    <w:p w14:paraId="7604B6BD" w14:textId="6EC20681" w:rsidR="00602CAE" w:rsidRDefault="00602CAE" w:rsidP="00602CAE">
      <w:pPr>
        <w:pStyle w:val="Caption"/>
      </w:pPr>
      <w:r>
        <w:t xml:space="preserve">Figure </w:t>
      </w:r>
      <w:fldSimple w:instr=" SEQ Figure \* ARABIC ">
        <w:r w:rsidR="00BF659C">
          <w:rPr>
            <w:noProof/>
          </w:rPr>
          <w:t>10</w:t>
        </w:r>
      </w:fldSimple>
      <w:r>
        <w:t xml:space="preserve"> -</w:t>
      </w:r>
      <w:r w:rsidRPr="00AA268B">
        <w:t xml:space="preserve"> Initial Diagram after Workshop</w:t>
      </w:r>
    </w:p>
    <w:p w14:paraId="173CB231" w14:textId="11EA5258" w:rsidR="009660F4" w:rsidRPr="007D6766" w:rsidRDefault="006F0DED" w:rsidP="007D6766">
      <w:pPr>
        <w:rPr>
          <w:i/>
          <w:iCs/>
          <w:color w:val="794908" w:themeColor="accent1" w:themeShade="7F"/>
        </w:rPr>
      </w:pPr>
      <w:r w:rsidRPr="009660F4">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5CA74237" wp14:editId="7D4E6B34">
            <wp:simplePos x="0" y="0"/>
            <wp:positionH relativeFrom="column">
              <wp:posOffset>8255</wp:posOffset>
            </wp:positionH>
            <wp:positionV relativeFrom="paragraph">
              <wp:posOffset>1398270</wp:posOffset>
            </wp:positionV>
            <wp:extent cx="2367915" cy="323532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7915" cy="323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602CAE">
        <w:br/>
      </w:r>
      <w:r w:rsidR="00602CAE" w:rsidRPr="00602CAE">
        <w:rPr>
          <w:rStyle w:val="SubtleEmphasis"/>
        </w:rPr>
        <w:t>Architecture Call with Matthew Mann</w:t>
      </w:r>
      <w:r w:rsidR="007D6766">
        <w:rPr>
          <w:rStyle w:val="SubtleEmphasis"/>
        </w:rPr>
        <w:br/>
      </w:r>
      <w:r w:rsidR="00602CAE">
        <w:t xml:space="preserve">Following our workshop with Tom, we were told we had to run the architecture design past Matthew Mann, the architect for the Notifications project. </w:t>
      </w:r>
      <w:r w:rsidR="009660F4">
        <w:t xml:space="preserve">Matthew accessed our proposal for compatibility with DWP data protection and highlighted the importance of keeping citizen information secure to comply with GDPR. He advised us to use a different pattern (fig. </w:t>
      </w:r>
      <w:r w:rsidR="00045159">
        <w:t>1</w:t>
      </w:r>
      <w:r w:rsidR="006707D6">
        <w:t>1</w:t>
      </w:r>
      <w:r w:rsidR="009660F4">
        <w:t xml:space="preserve">) instead of the transit gateway that we pitched, and he linked us to the correct pattern. </w:t>
      </w:r>
      <w:r w:rsidR="00133027">
        <w:br/>
      </w:r>
      <w:hyperlink w:anchor="Knowledge_2" w:history="1">
        <w:commentRangeStart w:id="73"/>
        <w:r w:rsidR="00133027" w:rsidRPr="00612D9D">
          <w:rPr>
            <w:rStyle w:val="Hyperlink"/>
          </w:rPr>
          <w:t>K3</w:t>
        </w:r>
        <w:commentRangeEnd w:id="73"/>
        <w:r w:rsidR="00C90E5F" w:rsidRPr="00612D9D">
          <w:rPr>
            <w:rStyle w:val="Hyperlink"/>
            <w:sz w:val="16"/>
            <w:szCs w:val="16"/>
          </w:rPr>
          <w:commentReference w:id="73"/>
        </w:r>
      </w:hyperlink>
      <w:r w:rsidR="00045159" w:rsidRPr="00612D9D">
        <w:t xml:space="preserve">, </w:t>
      </w:r>
      <w:hyperlink w:anchor="Skill_2" w:history="1">
        <w:r w:rsidR="00045159" w:rsidRPr="00612D9D">
          <w:rPr>
            <w:rStyle w:val="Hyperlink"/>
          </w:rPr>
          <w:t>S8</w:t>
        </w:r>
      </w:hyperlink>
      <w:r w:rsidR="009660F4" w:rsidRPr="009660F4">
        <w:rPr>
          <w:rFonts w:ascii="Times New Roman" w:eastAsia="Times New Roman" w:hAnsi="Times New Roman" w:cs="Times New Roman"/>
          <w:sz w:val="24"/>
          <w:szCs w:val="24"/>
        </w:rPr>
        <w:fldChar w:fldCharType="begin"/>
      </w:r>
      <w:r w:rsidR="00307E15">
        <w:rPr>
          <w:rFonts w:ascii="Times New Roman" w:eastAsia="Times New Roman" w:hAnsi="Times New Roman" w:cs="Times New Roman"/>
          <w:sz w:val="24"/>
          <w:szCs w:val="24"/>
        </w:rPr>
        <w:instrText xml:space="preserve"> INCLUDEPICTURE "C:\\var\\folders\\yl\\80h8zvm11tbcsz_y2mhx1psw0000gp\\T\\com.microsoft.Word\\WebArchiveCopyPasteTempFiles\\integration-iigw-pattern1.png" \* MERGEFORMAT </w:instrText>
      </w:r>
      <w:r w:rsidR="00000000">
        <w:rPr>
          <w:rFonts w:ascii="Times New Roman" w:eastAsia="Times New Roman" w:hAnsi="Times New Roman" w:cs="Times New Roman"/>
          <w:sz w:val="24"/>
          <w:szCs w:val="24"/>
        </w:rPr>
        <w:fldChar w:fldCharType="separate"/>
      </w:r>
      <w:r w:rsidR="009660F4" w:rsidRPr="009660F4">
        <w:rPr>
          <w:rFonts w:ascii="Times New Roman" w:eastAsia="Times New Roman" w:hAnsi="Times New Roman" w:cs="Times New Roman"/>
          <w:sz w:val="24"/>
          <w:szCs w:val="24"/>
        </w:rPr>
        <w:fldChar w:fldCharType="end"/>
      </w:r>
    </w:p>
    <w:p w14:paraId="17A4120C" w14:textId="7E844293" w:rsidR="009660F4" w:rsidRDefault="009660F4" w:rsidP="009660F4">
      <w:pPr>
        <w:pStyle w:val="Caption"/>
      </w:pPr>
      <w:r>
        <w:t xml:space="preserve">Figure </w:t>
      </w:r>
      <w:fldSimple w:instr=" SEQ Figure \* ARABIC ">
        <w:r w:rsidR="00BF659C">
          <w:rPr>
            <w:noProof/>
          </w:rPr>
          <w:t>11</w:t>
        </w:r>
      </w:fldSimple>
      <w:r>
        <w:t xml:space="preserve"> - Internet Egress Pattern provided by Architect</w:t>
      </w:r>
    </w:p>
    <w:p w14:paraId="63B289D2" w14:textId="77777777" w:rsidR="009660F4" w:rsidRPr="009660F4" w:rsidRDefault="009660F4" w:rsidP="009660F4"/>
    <w:p w14:paraId="451F926A" w14:textId="77777777" w:rsidR="001061AE" w:rsidRPr="00A71BB7" w:rsidRDefault="00996BB1" w:rsidP="00602CAE">
      <w:pPr>
        <w:rPr>
          <w:rStyle w:val="SubtleEmphasis"/>
        </w:rPr>
      </w:pPr>
      <w:r>
        <w:rPr>
          <w:rStyle w:val="SubtleEmphasis"/>
        </w:rPr>
        <w:lastRenderedPageBreak/>
        <w:t>End of the Project</w:t>
      </w:r>
      <w:r w:rsidR="007D6766">
        <w:rPr>
          <w:rStyle w:val="SubtleEmphasis"/>
        </w:rPr>
        <w:br/>
      </w:r>
      <w:r>
        <w:t xml:space="preserve">The project then was put on hold, as our Line Manager had been working to find some way to outsource the whole project, and finally found a solution that would require minimal work from us. It was an interesting learning journey, however and I took a lot from it. This cut down a lot of man-hours and freed up the team to focus on other more pressing tickets and bugs, enforcing the DevOps </w:t>
      </w:r>
      <w:r w:rsidR="00133027">
        <w:t xml:space="preserve">ideal of not wasting time and money. </w:t>
      </w:r>
      <w:r w:rsidR="006707D6">
        <w:t xml:space="preserve">The solution is a program called Dynatrace. Dynatrace uses AI and automation to monitor applications, container orchestration services, and infrastructure to provide observability of the full stack. This is effectively exactly what </w:t>
      </w:r>
      <w:proofErr w:type="gramStart"/>
      <w:r w:rsidR="006707D6">
        <w:t>Tyler</w:t>
      </w:r>
      <w:proofErr w:type="gramEnd"/>
      <w:r w:rsidR="006707D6">
        <w:t xml:space="preserve"> and I were planning on creating, and once our line manager had found this software there was a question of whether he was setting us off to try and re-invent the wheel. Although it would have been an interesting learning experience for both of us, it would have taken time, manpower, and money to eventually provide a working solution that would hopefully be able to do half of what Dynatrace can do. Given that it was useful to implement immediately, the quicker and easier option was taken, and not even at the expense of </w:t>
      </w:r>
      <w:commentRangeStart w:id="74"/>
      <w:r w:rsidR="006707D6">
        <w:t>quality</w:t>
      </w:r>
      <w:commentRangeEnd w:id="74"/>
      <w:r w:rsidR="00AA6666">
        <w:rPr>
          <w:rStyle w:val="CommentReference"/>
        </w:rPr>
        <w:commentReference w:id="74"/>
      </w:r>
      <w:r w:rsidR="006707D6">
        <w:t xml:space="preserve">. </w:t>
      </w:r>
      <w:r w:rsidR="00133027">
        <w:br/>
      </w:r>
      <w:commentRangeStart w:id="75"/>
      <w:r w:rsidR="009359C2">
        <w:fldChar w:fldCharType="begin"/>
      </w:r>
      <w:r w:rsidR="00612D9D">
        <w:instrText>HYPERLINK  \l "Knowledge_2"</w:instrText>
      </w:r>
      <w:r w:rsidR="009359C2">
        <w:fldChar w:fldCharType="separate"/>
      </w:r>
      <w:r w:rsidR="00133027" w:rsidRPr="00133027">
        <w:rPr>
          <w:rStyle w:val="Hyperlink"/>
        </w:rPr>
        <w:t>K24</w:t>
      </w:r>
      <w:r w:rsidR="009359C2">
        <w:rPr>
          <w:rStyle w:val="Hyperlink"/>
        </w:rPr>
        <w:fldChar w:fldCharType="end"/>
      </w:r>
      <w:commentRangeEnd w:id="75"/>
      <w:r w:rsidR="00D02228">
        <w:rPr>
          <w:rStyle w:val="CommentReference"/>
        </w:rPr>
        <w:commentReference w:id="75"/>
      </w:r>
    </w:p>
    <w:tbl>
      <w:tblPr>
        <w:tblStyle w:val="TableGrid"/>
        <w:tblW w:w="9468" w:type="dxa"/>
        <w:tblLook w:val="04A0" w:firstRow="1" w:lastRow="0" w:firstColumn="1" w:lastColumn="0" w:noHBand="0" w:noVBand="1"/>
      </w:tblPr>
      <w:tblGrid>
        <w:gridCol w:w="4734"/>
        <w:gridCol w:w="4734"/>
      </w:tblGrid>
      <w:tr w:rsidR="001061AE" w:rsidRPr="00F02ADF" w14:paraId="1B4C81FC" w14:textId="77777777" w:rsidTr="001061AE">
        <w:trPr>
          <w:trHeight w:val="699"/>
        </w:trPr>
        <w:tc>
          <w:tcPr>
            <w:tcW w:w="4734" w:type="dxa"/>
          </w:tcPr>
          <w:p w14:paraId="06BA25DE" w14:textId="7C4771CD" w:rsidR="001061AE" w:rsidRPr="00652486" w:rsidRDefault="001061AE" w:rsidP="00602CAE">
            <w:pPr>
              <w:rPr>
                <w:rStyle w:val="SubtleEmphasis"/>
              </w:rPr>
            </w:pPr>
            <w:r w:rsidRPr="00652486">
              <w:rPr>
                <w:rStyle w:val="SubtleEmphasis"/>
              </w:rPr>
              <w:t>Pro</w:t>
            </w:r>
            <w:r w:rsidR="00371185" w:rsidRPr="00652486">
              <w:rPr>
                <w:rStyle w:val="SubtleEmphasis"/>
              </w:rPr>
              <w:t>s</w:t>
            </w:r>
            <w:r w:rsidRPr="00652486">
              <w:rPr>
                <w:rStyle w:val="SubtleEmphasis"/>
              </w:rPr>
              <w:t xml:space="preserve"> of Dynatrace implementation</w:t>
            </w:r>
          </w:p>
        </w:tc>
        <w:tc>
          <w:tcPr>
            <w:tcW w:w="4734" w:type="dxa"/>
          </w:tcPr>
          <w:p w14:paraId="2E4B56C5" w14:textId="5BE5C2E7" w:rsidR="001061AE" w:rsidRPr="00652486" w:rsidRDefault="001061AE" w:rsidP="00602CAE">
            <w:pPr>
              <w:rPr>
                <w:rStyle w:val="SubtleEmphasis"/>
              </w:rPr>
            </w:pPr>
            <w:r w:rsidRPr="00652486">
              <w:rPr>
                <w:rStyle w:val="SubtleEmphasis"/>
              </w:rPr>
              <w:t>Con</w:t>
            </w:r>
            <w:r w:rsidR="00371185" w:rsidRPr="00652486">
              <w:rPr>
                <w:rStyle w:val="SubtleEmphasis"/>
              </w:rPr>
              <w:t>s</w:t>
            </w:r>
            <w:r w:rsidRPr="00652486">
              <w:rPr>
                <w:rStyle w:val="SubtleEmphasis"/>
              </w:rPr>
              <w:t xml:space="preserve"> of Dynatrace implementation</w:t>
            </w:r>
          </w:p>
        </w:tc>
      </w:tr>
      <w:tr w:rsidR="0087133D" w:rsidRPr="00F02ADF" w14:paraId="1F42E46C" w14:textId="77777777" w:rsidTr="001061AE">
        <w:trPr>
          <w:trHeight w:val="699"/>
        </w:trPr>
        <w:tc>
          <w:tcPr>
            <w:tcW w:w="4734" w:type="dxa"/>
          </w:tcPr>
          <w:p w14:paraId="61235FC9" w14:textId="2A294FB8" w:rsidR="0087133D" w:rsidRPr="00652486" w:rsidRDefault="0087133D" w:rsidP="0087133D">
            <w:pPr>
              <w:rPr>
                <w:rStyle w:val="SubtleEmphasis"/>
                <w:i w:val="0"/>
                <w:iCs w:val="0"/>
                <w:color w:val="auto"/>
              </w:rPr>
            </w:pPr>
            <w:r w:rsidRPr="00652486">
              <w:rPr>
                <w:rStyle w:val="SubtleEmphasis"/>
                <w:i w:val="0"/>
                <w:iCs w:val="0"/>
                <w:color w:val="auto"/>
              </w:rPr>
              <w:t>More capability</w:t>
            </w:r>
            <w:r w:rsidR="00371185" w:rsidRPr="00652486">
              <w:rPr>
                <w:rStyle w:val="SubtleEmphasis"/>
                <w:i w:val="0"/>
                <w:iCs w:val="0"/>
                <w:color w:val="auto"/>
              </w:rPr>
              <w:t xml:space="preserve"> (AI means it can learn over time, much more powerful than Prometheus/Grafana)</w:t>
            </w:r>
          </w:p>
        </w:tc>
        <w:tc>
          <w:tcPr>
            <w:tcW w:w="4734" w:type="dxa"/>
          </w:tcPr>
          <w:p w14:paraId="251E878D" w14:textId="3FA074D1" w:rsidR="0087133D" w:rsidRPr="00652486" w:rsidRDefault="00371185" w:rsidP="0087133D">
            <w:pPr>
              <w:rPr>
                <w:rStyle w:val="SubtleEmphasis"/>
              </w:rPr>
            </w:pPr>
            <w:r w:rsidRPr="00652486">
              <w:rPr>
                <w:rStyle w:val="SubtleEmphasis"/>
                <w:i w:val="0"/>
                <w:iCs w:val="0"/>
                <w:color w:val="auto"/>
              </w:rPr>
              <w:t>Less experience for Tyler and myself</w:t>
            </w:r>
          </w:p>
        </w:tc>
      </w:tr>
      <w:tr w:rsidR="0087133D" w:rsidRPr="00F02ADF" w14:paraId="45902EDF" w14:textId="77777777" w:rsidTr="004F3E24">
        <w:trPr>
          <w:trHeight w:val="874"/>
        </w:trPr>
        <w:tc>
          <w:tcPr>
            <w:tcW w:w="4734" w:type="dxa"/>
          </w:tcPr>
          <w:p w14:paraId="6441BF8D" w14:textId="7BE02D6B" w:rsidR="0087133D" w:rsidRPr="00652486" w:rsidRDefault="002711C1" w:rsidP="0087133D">
            <w:pPr>
              <w:rPr>
                <w:rStyle w:val="SubtleEmphasis"/>
              </w:rPr>
            </w:pPr>
            <w:r w:rsidRPr="00652486">
              <w:rPr>
                <w:rStyle w:val="SubtleEmphasis"/>
                <w:i w:val="0"/>
                <w:iCs w:val="0"/>
                <w:color w:val="auto"/>
              </w:rPr>
              <w:t>Faster rollout</w:t>
            </w:r>
            <w:r w:rsidR="004F3E24" w:rsidRPr="00652486">
              <w:rPr>
                <w:rStyle w:val="SubtleEmphasis"/>
                <w:i w:val="0"/>
                <w:iCs w:val="0"/>
                <w:color w:val="auto"/>
              </w:rPr>
              <w:t xml:space="preserve"> </w:t>
            </w:r>
          </w:p>
        </w:tc>
        <w:tc>
          <w:tcPr>
            <w:tcW w:w="4734" w:type="dxa"/>
          </w:tcPr>
          <w:p w14:paraId="495E6687" w14:textId="1B1837FC" w:rsidR="0087133D" w:rsidRPr="00652486" w:rsidRDefault="00371185" w:rsidP="0087133D">
            <w:pPr>
              <w:rPr>
                <w:rStyle w:val="SubtleEmphasis"/>
              </w:rPr>
            </w:pPr>
            <w:r w:rsidRPr="00652486">
              <w:rPr>
                <w:rStyle w:val="SubtleEmphasis"/>
                <w:i w:val="0"/>
                <w:iCs w:val="0"/>
                <w:color w:val="auto"/>
              </w:rPr>
              <w:t>Potentially more expensive</w:t>
            </w:r>
            <w:r w:rsidR="004F3E24" w:rsidRPr="00652486">
              <w:rPr>
                <w:rStyle w:val="SubtleEmphasis"/>
                <w:i w:val="0"/>
                <w:iCs w:val="0"/>
                <w:color w:val="auto"/>
              </w:rPr>
              <w:t xml:space="preserve"> (depending on whether up-front cost is greater than the hours it would have taken the team)</w:t>
            </w:r>
          </w:p>
        </w:tc>
      </w:tr>
      <w:tr w:rsidR="0087133D" w:rsidRPr="00F02ADF" w14:paraId="35369A75" w14:textId="77777777" w:rsidTr="004F3E24">
        <w:trPr>
          <w:trHeight w:val="844"/>
        </w:trPr>
        <w:tc>
          <w:tcPr>
            <w:tcW w:w="4734" w:type="dxa"/>
          </w:tcPr>
          <w:p w14:paraId="4762F515" w14:textId="44E92D1F" w:rsidR="0087133D" w:rsidRPr="00652486" w:rsidRDefault="00371185" w:rsidP="0087133D">
            <w:pPr>
              <w:rPr>
                <w:rStyle w:val="SubtleEmphasis"/>
              </w:rPr>
            </w:pPr>
            <w:r w:rsidRPr="00652486">
              <w:rPr>
                <w:rStyle w:val="SubtleEmphasis"/>
                <w:i w:val="0"/>
                <w:iCs w:val="0"/>
                <w:color w:val="auto"/>
              </w:rPr>
              <w:t>More intuitive interface</w:t>
            </w:r>
          </w:p>
        </w:tc>
        <w:tc>
          <w:tcPr>
            <w:tcW w:w="4734" w:type="dxa"/>
          </w:tcPr>
          <w:p w14:paraId="3A60F8D3" w14:textId="4BEC09B8" w:rsidR="0087133D" w:rsidRPr="00652486" w:rsidRDefault="00371185" w:rsidP="0087133D">
            <w:pPr>
              <w:rPr>
                <w:rStyle w:val="SubtleEmphasis"/>
              </w:rPr>
            </w:pPr>
            <w:r w:rsidRPr="00652486">
              <w:rPr>
                <w:rStyle w:val="SubtleEmphasis"/>
                <w:i w:val="0"/>
                <w:iCs w:val="0"/>
                <w:color w:val="auto"/>
              </w:rPr>
              <w:t>External software not managed by us</w:t>
            </w:r>
            <w:r w:rsidR="004F3E24" w:rsidRPr="00652486">
              <w:rPr>
                <w:rStyle w:val="SubtleEmphasis"/>
                <w:i w:val="0"/>
                <w:iCs w:val="0"/>
                <w:color w:val="auto"/>
              </w:rPr>
              <w:t>, potentially making it more difficult to troubleshoot if things go wrong</w:t>
            </w:r>
          </w:p>
        </w:tc>
      </w:tr>
      <w:tr w:rsidR="0087133D" w:rsidRPr="00F02ADF" w14:paraId="37A02908" w14:textId="77777777" w:rsidTr="001061AE">
        <w:trPr>
          <w:trHeight w:val="699"/>
        </w:trPr>
        <w:tc>
          <w:tcPr>
            <w:tcW w:w="4734" w:type="dxa"/>
          </w:tcPr>
          <w:p w14:paraId="0AD05240" w14:textId="36C30FB8" w:rsidR="0087133D" w:rsidRPr="00652486" w:rsidRDefault="00371185" w:rsidP="0087133D">
            <w:pPr>
              <w:rPr>
                <w:rStyle w:val="SubtleEmphasis"/>
              </w:rPr>
            </w:pPr>
            <w:r w:rsidRPr="00652486">
              <w:rPr>
                <w:rStyle w:val="SubtleEmphasis"/>
                <w:i w:val="0"/>
                <w:iCs w:val="0"/>
                <w:color w:val="auto"/>
              </w:rPr>
              <w:t>Less input needed from team</w:t>
            </w:r>
          </w:p>
        </w:tc>
        <w:tc>
          <w:tcPr>
            <w:tcW w:w="4734" w:type="dxa"/>
          </w:tcPr>
          <w:p w14:paraId="74F00942" w14:textId="2B266D9A" w:rsidR="0087133D" w:rsidRPr="00F02ADF" w:rsidRDefault="0087133D" w:rsidP="0087133D">
            <w:pPr>
              <w:rPr>
                <w:rStyle w:val="SubtleEmphasis"/>
                <w:highlight w:val="yellow"/>
              </w:rPr>
            </w:pPr>
          </w:p>
        </w:tc>
      </w:tr>
      <w:tr w:rsidR="004F3E24" w:rsidRPr="00F02ADF" w14:paraId="47841F79" w14:textId="77777777" w:rsidTr="001061AE">
        <w:trPr>
          <w:trHeight w:val="699"/>
        </w:trPr>
        <w:tc>
          <w:tcPr>
            <w:tcW w:w="4734" w:type="dxa"/>
          </w:tcPr>
          <w:p w14:paraId="608DBD84" w14:textId="4E385022" w:rsidR="004F3E24" w:rsidRPr="00652486" w:rsidRDefault="004F3E24" w:rsidP="0087133D">
            <w:pPr>
              <w:rPr>
                <w:rStyle w:val="SubtleEmphasis"/>
                <w:i w:val="0"/>
                <w:iCs w:val="0"/>
                <w:color w:val="auto"/>
              </w:rPr>
            </w:pPr>
            <w:r w:rsidRPr="00652486">
              <w:rPr>
                <w:rStyle w:val="SubtleEmphasis"/>
                <w:i w:val="0"/>
                <w:iCs w:val="0"/>
                <w:color w:val="auto"/>
              </w:rPr>
              <w:t xml:space="preserve">Out of the box software – up to date, does what it says on the tin, comes with a </w:t>
            </w:r>
            <w:commentRangeStart w:id="76"/>
            <w:r w:rsidRPr="00652486">
              <w:rPr>
                <w:rStyle w:val="SubtleEmphasis"/>
                <w:i w:val="0"/>
                <w:iCs w:val="0"/>
                <w:color w:val="auto"/>
              </w:rPr>
              <w:t>helpline</w:t>
            </w:r>
            <w:commentRangeEnd w:id="76"/>
            <w:r w:rsidR="00042742" w:rsidRPr="00652486">
              <w:rPr>
                <w:rStyle w:val="CommentReference"/>
              </w:rPr>
              <w:commentReference w:id="76"/>
            </w:r>
          </w:p>
        </w:tc>
        <w:tc>
          <w:tcPr>
            <w:tcW w:w="4734" w:type="dxa"/>
          </w:tcPr>
          <w:p w14:paraId="38AC5D4D" w14:textId="77777777" w:rsidR="004F3E24" w:rsidRPr="00F02ADF" w:rsidRDefault="004F3E24" w:rsidP="0087133D">
            <w:pPr>
              <w:rPr>
                <w:rStyle w:val="SubtleEmphasis"/>
                <w:highlight w:val="yellow"/>
              </w:rPr>
            </w:pPr>
          </w:p>
        </w:tc>
      </w:tr>
    </w:tbl>
    <w:p w14:paraId="07D108FB" w14:textId="007289DD" w:rsidR="00996BB1" w:rsidRPr="00A71BB7" w:rsidRDefault="00996BB1" w:rsidP="00602CAE">
      <w:pPr>
        <w:rPr>
          <w:rStyle w:val="SubtleEmphasis"/>
        </w:rPr>
      </w:pPr>
    </w:p>
    <w:p w14:paraId="5DCF2E0B" w14:textId="3D5F528C" w:rsidR="00DC3A63" w:rsidRDefault="00DC3A63">
      <w:r>
        <w:br w:type="page"/>
      </w:r>
    </w:p>
    <w:p w14:paraId="0CEEA3A6" w14:textId="77777777" w:rsidR="00602CAE" w:rsidRDefault="00602CAE" w:rsidP="00602CAE"/>
    <w:p w14:paraId="09694DE3" w14:textId="4BD4F7B5" w:rsidR="00996BB1" w:rsidRDefault="00996BB1" w:rsidP="00996BB1">
      <w:pPr>
        <w:pStyle w:val="Heading5"/>
      </w:pPr>
      <w:bookmarkStart w:id="77" w:name="_Knowledge."/>
      <w:bookmarkStart w:id="78" w:name="Knowledge_2"/>
      <w:bookmarkEnd w:id="77"/>
      <w:r>
        <w:t>Knowledg</w:t>
      </w:r>
      <w:r w:rsidR="00133027">
        <w:t>e</w:t>
      </w:r>
      <w:bookmarkEnd w:id="78"/>
    </w:p>
    <w:p w14:paraId="04A232CE" w14:textId="53DB13A0" w:rsidR="00133027" w:rsidRDefault="00133027" w:rsidP="00996BB1">
      <w:pPr>
        <w:rPr>
          <w:rStyle w:val="SubtleEmphasis"/>
        </w:rPr>
      </w:pPr>
      <w:r w:rsidRPr="00FC16D6">
        <w:rPr>
          <w:rStyle w:val="SubtleEmphasis"/>
        </w:rPr>
        <w:t>K3</w:t>
      </w:r>
      <w:r>
        <w:t xml:space="preserve"> - How to use data ethically and the implications for wider society, with respect to the use of data, automation and artificial intelligence within the context of relevant data protection policy and legislation.</w:t>
      </w:r>
      <w:r>
        <w:tab/>
      </w:r>
    </w:p>
    <w:p w14:paraId="6A5CAF6C" w14:textId="23D125CD" w:rsidR="00996BB1" w:rsidRDefault="00996BB1" w:rsidP="00996BB1">
      <w:r w:rsidRPr="00FC16D6">
        <w:rPr>
          <w:rStyle w:val="SubtleEmphasis"/>
        </w:rPr>
        <w:t>K19</w:t>
      </w:r>
      <w:r w:rsidR="00133027">
        <w:t xml:space="preserve"> - </w:t>
      </w:r>
      <w:r>
        <w:t xml:space="preserve">Different methods of communication and choosing the appropriate one - </w:t>
      </w:r>
      <w:proofErr w:type="gramStart"/>
      <w:r>
        <w:t>e.g.</w:t>
      </w:r>
      <w:proofErr w:type="gramEnd"/>
      <w:r>
        <w:t xml:space="preserve"> face-to-face (synchronous, high bandwidth), instant messaging, email (asynchronous, low bandwidth), visualisations vs. words.</w:t>
      </w:r>
    </w:p>
    <w:p w14:paraId="752E463B" w14:textId="40F1ED49" w:rsidR="00133027" w:rsidRPr="00996BB1" w:rsidRDefault="00133027" w:rsidP="00996BB1">
      <w:r w:rsidRPr="00FC16D6">
        <w:rPr>
          <w:rStyle w:val="SubtleEmphasis"/>
        </w:rPr>
        <w:t>K24</w:t>
      </w:r>
      <w:r>
        <w:t xml:space="preserve"> - The difference between Software-as-a-Service (SaaS) v bespoke v enterprise tooling and how to make an informed choice that suits each use case.</w:t>
      </w:r>
    </w:p>
    <w:p w14:paraId="27DDB97C" w14:textId="442FC766" w:rsidR="00996BB1" w:rsidRDefault="00996BB1" w:rsidP="00996BB1">
      <w:pPr>
        <w:pStyle w:val="Heading5"/>
      </w:pPr>
      <w:bookmarkStart w:id="79" w:name="_Skill."/>
      <w:bookmarkStart w:id="80" w:name="Skill_2"/>
      <w:bookmarkEnd w:id="79"/>
      <w:r>
        <w:t>Skill</w:t>
      </w:r>
    </w:p>
    <w:bookmarkEnd w:id="80"/>
    <w:p w14:paraId="3C43AB79" w14:textId="6BC998DE" w:rsidR="00045159" w:rsidRPr="00045159" w:rsidRDefault="00045159" w:rsidP="00133027">
      <w:pPr>
        <w:rPr>
          <w:rStyle w:val="SubtleEmphasis"/>
          <w:i w:val="0"/>
          <w:iCs w:val="0"/>
          <w:color w:val="auto"/>
        </w:rPr>
      </w:pPr>
      <w:r w:rsidRPr="00FC16D6">
        <w:rPr>
          <w:rStyle w:val="SubtleEmphasis"/>
        </w:rPr>
        <w:t>S8</w:t>
      </w:r>
      <w:r>
        <w:t xml:space="preserve"> - Work in agile, multi-disciplinary delivery teams, taking a flexible, collaborative and pragmatic approach to delivering tasks.</w:t>
      </w:r>
      <w:r>
        <w:tab/>
      </w:r>
    </w:p>
    <w:p w14:paraId="22678935" w14:textId="01E7FF8E" w:rsidR="00133027" w:rsidRPr="00133027" w:rsidRDefault="00133027" w:rsidP="00133027">
      <w:r w:rsidRPr="00FC16D6">
        <w:rPr>
          <w:rStyle w:val="SubtleEmphasis"/>
        </w:rPr>
        <w:t>S21</w:t>
      </w:r>
      <w:r>
        <w:t xml:space="preserve"> - Application of lightweight modelling techniques, such as whiteboarding, in order to gain consensus as a team on evolving architecture.</w:t>
      </w:r>
      <w:r>
        <w:tab/>
      </w:r>
    </w:p>
    <w:p w14:paraId="0021907C" w14:textId="78017C6D" w:rsidR="00996BB1" w:rsidRPr="00FC16D6" w:rsidRDefault="00996BB1" w:rsidP="00996BB1">
      <w:pPr>
        <w:pStyle w:val="Heading5"/>
      </w:pPr>
      <w:bookmarkStart w:id="81" w:name="Behaviour_2"/>
      <w:r>
        <w:t>Behaviour</w:t>
      </w:r>
    </w:p>
    <w:bookmarkEnd w:id="81"/>
    <w:p w14:paraId="7BB27CC3" w14:textId="77777777" w:rsidR="00996BB1" w:rsidRPr="00602CAE" w:rsidRDefault="00996BB1" w:rsidP="00602CAE"/>
    <w:p w14:paraId="235E7C8D" w14:textId="77777777" w:rsidR="0086462A" w:rsidRDefault="0086462A" w:rsidP="0037549D">
      <w:pPr>
        <w:pStyle w:val="Title"/>
      </w:pPr>
    </w:p>
    <w:p w14:paraId="2C53AF41" w14:textId="21772C41" w:rsidR="0086462A" w:rsidRPr="00133027" w:rsidRDefault="00133027" w:rsidP="00133027">
      <w:pPr>
        <w:rPr>
          <w:caps/>
          <w:color w:val="F09415" w:themeColor="accent1"/>
          <w:spacing w:val="10"/>
          <w:kern w:val="28"/>
          <w:sz w:val="52"/>
          <w:szCs w:val="52"/>
        </w:rPr>
      </w:pPr>
      <w:r>
        <w:br w:type="page"/>
      </w:r>
    </w:p>
    <w:p w14:paraId="47E2F71D" w14:textId="7ADCFD9E" w:rsidR="0037549D" w:rsidRDefault="0037549D" w:rsidP="0037549D">
      <w:pPr>
        <w:pStyle w:val="Title"/>
      </w:pPr>
      <w:r>
        <w:lastRenderedPageBreak/>
        <w:t>Project #</w:t>
      </w:r>
      <w:commentRangeStart w:id="82"/>
      <w:r>
        <w:t>3</w:t>
      </w:r>
      <w:commentRangeEnd w:id="82"/>
      <w:r w:rsidR="00D63FB7">
        <w:rPr>
          <w:rStyle w:val="CommentReference"/>
          <w:caps w:val="0"/>
          <w:color w:val="auto"/>
          <w:spacing w:val="0"/>
          <w:kern w:val="0"/>
        </w:rPr>
        <w:commentReference w:id="82"/>
      </w:r>
    </w:p>
    <w:p w14:paraId="195ABCC7" w14:textId="77777777" w:rsidR="0037549D" w:rsidRDefault="0037549D" w:rsidP="0037549D">
      <w:pPr>
        <w:pStyle w:val="Heading5"/>
      </w:pPr>
      <w:r>
        <w:t>Ticket Name</w:t>
      </w:r>
    </w:p>
    <w:p w14:paraId="3A08F95D" w14:textId="2E7D5A44" w:rsidR="00E56875" w:rsidRDefault="0037549D" w:rsidP="00E56875">
      <w:pPr>
        <w:keepNext/>
      </w:pPr>
      <w:r>
        <w:t>NSE-2483</w:t>
      </w:r>
    </w:p>
    <w:p w14:paraId="00676357" w14:textId="765D1816" w:rsidR="0037549D" w:rsidRDefault="0037549D" w:rsidP="0037549D">
      <w:pPr>
        <w:pStyle w:val="Heading5"/>
      </w:pPr>
      <w:r>
        <w:t>Ticket Description</w:t>
      </w:r>
    </w:p>
    <w:p w14:paraId="60EBAD35" w14:textId="77777777" w:rsidR="00BF0727" w:rsidRDefault="0037549D" w:rsidP="00BF0727">
      <w:pPr>
        <w:keepNext/>
      </w:pPr>
      <w:r w:rsidRPr="0037549D">
        <w:t>After deploying the TMA-APP the pipeline should refresh the ASG so the new version of the APP would become available without further intervention.</w:t>
      </w:r>
      <w:r w:rsidR="00E56875" w:rsidRPr="00E56875">
        <w:rPr>
          <w:noProof/>
        </w:rPr>
        <w:t xml:space="preserve"> </w:t>
      </w:r>
      <w:r w:rsidR="00E56875">
        <w:rPr>
          <w:noProof/>
        </w:rPr>
        <w:drawing>
          <wp:inline distT="0" distB="0" distL="0" distR="0" wp14:anchorId="58B3AF0A" wp14:editId="04F99E6F">
            <wp:extent cx="5943600" cy="1472565"/>
            <wp:effectExtent l="0" t="0" r="0" b="63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472565"/>
                    </a:xfrm>
                    <a:prstGeom prst="rect">
                      <a:avLst/>
                    </a:prstGeom>
                  </pic:spPr>
                </pic:pic>
              </a:graphicData>
            </a:graphic>
          </wp:inline>
        </w:drawing>
      </w:r>
    </w:p>
    <w:p w14:paraId="6C720A7C" w14:textId="5AC1241C" w:rsidR="0037549D" w:rsidRDefault="00BF0727" w:rsidP="00BF0727">
      <w:pPr>
        <w:pStyle w:val="Caption"/>
        <w:rPr>
          <w:ins w:id="83" w:author="Michael Plasom-Scott" w:date="2022-11-25T16:04:00Z"/>
        </w:rPr>
      </w:pPr>
      <w:r>
        <w:t xml:space="preserve">Figure </w:t>
      </w:r>
      <w:fldSimple w:instr=" SEQ Figure \* ARABIC ">
        <w:r w:rsidR="00BF659C">
          <w:rPr>
            <w:noProof/>
          </w:rPr>
          <w:t>12</w:t>
        </w:r>
      </w:fldSimple>
      <w:r>
        <w:t xml:space="preserve"> - Ticket screenshot</w:t>
      </w:r>
    </w:p>
    <w:p w14:paraId="3E9337C3" w14:textId="17311918" w:rsidR="00D71EC7" w:rsidRPr="00D71EC7" w:rsidRDefault="001F6CD7">
      <w:pPr>
        <w:pPrChange w:id="84" w:author="Michael Plasom-Scott" w:date="2022-11-25T16:04:00Z">
          <w:pPr>
            <w:pStyle w:val="Caption"/>
          </w:pPr>
        </w:pPrChange>
      </w:pPr>
      <w:ins w:id="85" w:author="Michael Plasom-Scott" w:date="2022-11-25T16:36:00Z">
        <w:r>
          <w:t xml:space="preserve">The pipelines created by these repos are used by the DevOps engineers to automate a lot of tasks, give visibility into what is happening, and help us to </w:t>
        </w:r>
      </w:ins>
      <w:ins w:id="86" w:author="Michael Plasom-Scott" w:date="2022-11-25T16:37:00Z">
        <w:r>
          <w:t>see what has and hasn’t been deployed. They’re an integral part of a continuous integration and continuous deployment me</w:t>
        </w:r>
      </w:ins>
      <w:ins w:id="87" w:author="Michael Plasom-Scott" w:date="2022-11-25T16:38:00Z">
        <w:r>
          <w:t xml:space="preserve">thod. </w:t>
        </w:r>
      </w:ins>
      <w:ins w:id="88" w:author="Michael Plasom-Scott" w:date="2022-11-25T16:44:00Z">
        <w:r w:rsidR="00996812">
          <w:t>However,</w:t>
        </w:r>
      </w:ins>
      <w:ins w:id="89" w:author="Michael Plasom-Scott" w:date="2022-11-25T16:38:00Z">
        <w:r>
          <w:t xml:space="preserve"> we’re not the only people to use these pipelines. Developers utilise them when merging or deploying code to see </w:t>
        </w:r>
        <w:r w:rsidR="00996812">
          <w:t xml:space="preserve">what has and hasn’t failed, and they are useful for the testers too, </w:t>
        </w:r>
      </w:ins>
      <w:ins w:id="90" w:author="Michael Plasom-Scott" w:date="2022-11-25T16:39:00Z">
        <w:r w:rsidR="00996812">
          <w:t>as the pipeline runs tests for errors in code</w:t>
        </w:r>
      </w:ins>
      <w:ins w:id="91" w:author="Michael Plasom-Scott" w:date="2022-11-25T16:41:00Z">
        <w:r w:rsidR="00996812">
          <w:t xml:space="preserve"> and makes sure it is up to regulatory requirements.</w:t>
        </w:r>
      </w:ins>
      <w:ins w:id="92" w:author="Michael Plasom-Scott" w:date="2022-11-25T16:39:00Z">
        <w:r w:rsidR="00996812">
          <w:t xml:space="preserve"> The pipeline enforces various rules such as coverage, compliance, security, and analysis. </w:t>
        </w:r>
      </w:ins>
      <w:ins w:id="93" w:author="Michael Plasom-Scott" w:date="2022-11-25T16:40:00Z">
        <w:r w:rsidR="00996812">
          <w:t xml:space="preserve">It measures code coverage, linting, and other useful features, and throws a warning or error when something is not as expected. </w:t>
        </w:r>
      </w:ins>
      <w:ins w:id="94" w:author="Michael Plasom-Scott" w:date="2022-11-25T16:41:00Z">
        <w:r w:rsidR="00996812">
          <w:t xml:space="preserve">A lot of the data processed by the projects I work on is personal and sensitive data for DWP users, and so there are stringent rules </w:t>
        </w:r>
      </w:ins>
      <w:ins w:id="95" w:author="Michael Plasom-Scott" w:date="2022-11-25T16:42:00Z">
        <w:r w:rsidR="00996812">
          <w:t xml:space="preserve">around data protection. On any update to these </w:t>
        </w:r>
      </w:ins>
      <w:ins w:id="96" w:author="Michael Plasom-Scott" w:date="2022-11-25T16:43:00Z">
        <w:r w:rsidR="00996812">
          <w:t>regulations,</w:t>
        </w:r>
      </w:ins>
      <w:ins w:id="97" w:author="Michael Plasom-Scott" w:date="2022-11-25T16:42:00Z">
        <w:r w:rsidR="00996812">
          <w:t xml:space="preserve"> it is vital that </w:t>
        </w:r>
      </w:ins>
      <w:ins w:id="98" w:author="Michael Plasom-Scott" w:date="2022-11-25T16:43:00Z">
        <w:r w:rsidR="00996812">
          <w:t xml:space="preserve">we stay on top of sensitive data, and CI/CD pipelines enable us to update code quickly and seamlessly. </w:t>
        </w:r>
      </w:ins>
      <w:ins w:id="99" w:author="Michael Plasom-Scott" w:date="2022-11-25T16:45:00Z">
        <w:r w:rsidR="00996812">
          <w:br/>
        </w:r>
      </w:ins>
      <w:ins w:id="100" w:author="Michael Plasom-Scott" w:date="2022-11-25T16:51:00Z">
        <w:r w:rsidR="00996812">
          <w:fldChar w:fldCharType="begin"/>
        </w:r>
        <w:r w:rsidR="00996812">
          <w:instrText xml:space="preserve"> HYPERLINK  \l "Knowledge_3" </w:instrText>
        </w:r>
        <w:r w:rsidR="00996812">
          <w:fldChar w:fldCharType="separate"/>
        </w:r>
        <w:r w:rsidR="00996812" w:rsidRPr="00996812">
          <w:rPr>
            <w:rStyle w:val="Hyperlink"/>
          </w:rPr>
          <w:t>K22</w:t>
        </w:r>
        <w:r w:rsidR="00996812">
          <w:fldChar w:fldCharType="end"/>
        </w:r>
      </w:ins>
    </w:p>
    <w:p w14:paraId="06C1E515" w14:textId="1F02FB46" w:rsidR="0037549D" w:rsidRDefault="0037549D" w:rsidP="00F16E95">
      <w:pPr>
        <w:pStyle w:val="Heading5"/>
      </w:pPr>
      <w:r>
        <w:t>Ticket Process</w:t>
      </w:r>
    </w:p>
    <w:p w14:paraId="5B2D169D" w14:textId="3F7228F9" w:rsidR="00804F8C" w:rsidRPr="007D6766" w:rsidRDefault="00F16E95" w:rsidP="00F16E95">
      <w:pPr>
        <w:rPr>
          <w:i/>
          <w:iCs/>
          <w:color w:val="794908" w:themeColor="accent1" w:themeShade="7F"/>
        </w:rPr>
      </w:pPr>
      <w:r>
        <w:rPr>
          <w:rStyle w:val="SubtleEmphasis"/>
        </w:rPr>
        <w:t>Meeting</w:t>
      </w:r>
      <w:r w:rsidRPr="00F16E95">
        <w:rPr>
          <w:rStyle w:val="SubtleEmphasis"/>
        </w:rPr>
        <w:t xml:space="preserve"> with Tom</w:t>
      </w:r>
      <w:r w:rsidR="007D6766">
        <w:rPr>
          <w:rStyle w:val="SubtleEmphasis"/>
        </w:rPr>
        <w:br/>
      </w:r>
      <w:r w:rsidR="00804F8C">
        <w:t xml:space="preserve">We went through what the ticket was asking, and </w:t>
      </w:r>
      <w:r w:rsidR="002E32EB">
        <w:t>Tom outlined the idea of creating a new step in the Gitlab CI pipeline which would manually refresh the Auto-Scaling groups</w:t>
      </w:r>
      <w:r w:rsidR="00437AA8">
        <w:t xml:space="preserve"> (fig. </w:t>
      </w:r>
      <w:r w:rsidR="00BF0727">
        <w:t>13</w:t>
      </w:r>
      <w:r w:rsidR="00437AA8">
        <w:t>)</w:t>
      </w:r>
      <w:r w:rsidR="002E32EB">
        <w:t xml:space="preserve">. </w:t>
      </w:r>
      <w:r w:rsidR="00A4412A">
        <w:t>There were a few ways to successfully complete this task, but this seemed to me the most useful</w:t>
      </w:r>
      <w:r w:rsidR="00804F8C">
        <w:t xml:space="preserve">, and efficient </w:t>
      </w:r>
      <w:r w:rsidR="00A4412A">
        <w:t>way of</w:t>
      </w:r>
      <w:r w:rsidR="00804F8C">
        <w:t xml:space="preserve"> creating a reusable piece of infrastructure</w:t>
      </w:r>
      <w:r w:rsidR="00A4412A">
        <w:t>.</w:t>
      </w:r>
      <w:r w:rsidR="006625F6">
        <w:t xml:space="preserve"> The idea to make the refresh a manual button was driven from a user experience standpoint, making it into an easy task executable by anyone.</w:t>
      </w:r>
    </w:p>
    <w:p w14:paraId="3428FEE6" w14:textId="77777777" w:rsidR="0029543F" w:rsidRDefault="005F367A" w:rsidP="0029543F">
      <w:pPr>
        <w:keepNext/>
      </w:pPr>
      <w:r>
        <w:rPr>
          <w:noProof/>
        </w:rPr>
        <w:lastRenderedPageBreak/>
        <w:drawing>
          <wp:inline distT="0" distB="0" distL="0" distR="0" wp14:anchorId="534B9530" wp14:editId="0ED7C5A2">
            <wp:extent cx="5943600" cy="169227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692275"/>
                    </a:xfrm>
                    <a:prstGeom prst="rect">
                      <a:avLst/>
                    </a:prstGeom>
                  </pic:spPr>
                </pic:pic>
              </a:graphicData>
            </a:graphic>
          </wp:inline>
        </w:drawing>
      </w:r>
    </w:p>
    <w:p w14:paraId="1A87A3DF" w14:textId="5439EDFC" w:rsidR="00E95C07" w:rsidRDefault="0029543F" w:rsidP="0029543F">
      <w:pPr>
        <w:pStyle w:val="Caption"/>
      </w:pPr>
      <w:r>
        <w:t xml:space="preserve">Figure </w:t>
      </w:r>
      <w:fldSimple w:instr=" SEQ Figure \* ARABIC ">
        <w:r w:rsidR="00BF659C">
          <w:rPr>
            <w:noProof/>
          </w:rPr>
          <w:t>13</w:t>
        </w:r>
      </w:fldSimple>
      <w:r>
        <w:t xml:space="preserve"> - The desired </w:t>
      </w:r>
      <w:r w:rsidR="00437AA8">
        <w:t>result</w:t>
      </w:r>
      <w:r>
        <w:t>, showing completed manual 'refresh' jobs</w:t>
      </w:r>
    </w:p>
    <w:p w14:paraId="49E663ED" w14:textId="77777777" w:rsidR="0029543F" w:rsidRPr="0029543F" w:rsidRDefault="0029543F" w:rsidP="0029543F"/>
    <w:p w14:paraId="4DD57657" w14:textId="0A2C04C1" w:rsidR="006625F6" w:rsidRPr="007D6766" w:rsidRDefault="00F16E95" w:rsidP="0037549D">
      <w:pPr>
        <w:rPr>
          <w:i/>
          <w:iCs/>
          <w:color w:val="794908" w:themeColor="accent1" w:themeShade="7F"/>
        </w:rPr>
      </w:pPr>
      <w:r w:rsidRPr="00F16E95">
        <w:rPr>
          <w:rStyle w:val="SubtleEmphasis"/>
        </w:rPr>
        <w:t>Creating the script</w:t>
      </w:r>
      <w:r w:rsidR="007D6766">
        <w:rPr>
          <w:rStyle w:val="SubtleEmphasis"/>
        </w:rPr>
        <w:br/>
      </w:r>
      <w:r w:rsidR="00A4412A">
        <w:t xml:space="preserve">I wrote the initial script using some documentation that Tom had suggested I look at. The script had to do three major things: access the correct environment; assume the correct role; start the instance refresh. </w:t>
      </w:r>
      <w:r w:rsidR="00BF01C3">
        <w:t xml:space="preserve">Having written that I hit various errors, that made me realise I’d have to install pip3 and the AWS CLI in the script as well. </w:t>
      </w:r>
    </w:p>
    <w:p w14:paraId="5CA3655D" w14:textId="77777777" w:rsidR="0086462A" w:rsidRDefault="0086462A" w:rsidP="0037549D">
      <w:pPr>
        <w:rPr>
          <w:rStyle w:val="SubtleEmphasis"/>
        </w:rPr>
      </w:pPr>
    </w:p>
    <w:p w14:paraId="1B09F2D4" w14:textId="1FB28A45" w:rsidR="00BF01C3" w:rsidRPr="00437AA8" w:rsidRDefault="00F16E95" w:rsidP="0037549D">
      <w:pPr>
        <w:rPr>
          <w:i/>
          <w:iCs/>
          <w:color w:val="794908" w:themeColor="accent1" w:themeShade="7F"/>
        </w:rPr>
      </w:pPr>
      <w:r w:rsidRPr="00F16E95">
        <w:rPr>
          <w:rStyle w:val="SubtleEmphasis"/>
        </w:rPr>
        <w:t>Creating the fragment</w:t>
      </w:r>
      <w:r w:rsidR="007D6766">
        <w:rPr>
          <w:rStyle w:val="SubtleEmphasis"/>
        </w:rPr>
        <w:br/>
      </w:r>
      <w:r w:rsidR="00BF01C3">
        <w:t xml:space="preserve">Once the script was working within the pipeline, refreshing the DSE1 ASG as expected, I could then get to work extracting the code to a fragment. The first thing I did was message my colleague Luis with my script, and some questions about fragments.  He reviewed my code and suggested some changes, and other elements I might want to include in the process. He also linked some documentation and example repos with fragments. </w:t>
      </w:r>
    </w:p>
    <w:p w14:paraId="544FCA41" w14:textId="13DCBCE8" w:rsidR="00437AA8" w:rsidRDefault="00BF01C3" w:rsidP="00437AA8">
      <w:pPr>
        <w:keepNext/>
      </w:pPr>
      <w:r>
        <w:t>I went away and did some learning, and</w:t>
      </w:r>
      <w:r w:rsidR="00D8447E">
        <w:t xml:space="preserve"> then</w:t>
      </w:r>
      <w:r>
        <w:t xml:space="preserve"> set up a call with myself and some other apprentices that I knew had worked with some fragments before</w:t>
      </w:r>
      <w:r w:rsidR="00437AA8">
        <w:t xml:space="preserve"> (fig. </w:t>
      </w:r>
      <w:r w:rsidR="00BF0727">
        <w:t>14</w:t>
      </w:r>
      <w:r w:rsidR="00437AA8">
        <w:t>)</w:t>
      </w:r>
      <w:r>
        <w:t xml:space="preserve">. </w:t>
      </w:r>
      <w:r w:rsidR="00D8447E">
        <w:t xml:space="preserve">This was helpful, and we discussed the different uses of fragments between our teams. No one there had actually created one themselves yet, but after the knowledge </w:t>
      </w:r>
      <w:r w:rsidR="00E047E2">
        <w:t>sharing,</w:t>
      </w:r>
      <w:r w:rsidR="00D8447E">
        <w:t xml:space="preserve"> I felt more confident to go and experiment myself. </w:t>
      </w:r>
      <w:r w:rsidR="00133027">
        <w:br/>
      </w:r>
      <w:hyperlink w:anchor="Skill_3" w:history="1">
        <w:r w:rsidR="00133027" w:rsidRPr="007D6766">
          <w:rPr>
            <w:rStyle w:val="Hyperlink"/>
          </w:rPr>
          <w:t>S4</w:t>
        </w:r>
      </w:hyperlink>
      <w:r w:rsidR="007D6766">
        <w:t xml:space="preserve">, </w:t>
      </w:r>
      <w:hyperlink w:anchor="Behaviour_3" w:history="1">
        <w:r w:rsidR="007D6766" w:rsidRPr="007D6766">
          <w:rPr>
            <w:rStyle w:val="Hyperlink"/>
          </w:rPr>
          <w:t>B4</w:t>
        </w:r>
      </w:hyperlink>
      <w:r w:rsidR="00437AA8">
        <w:rPr>
          <w:noProof/>
        </w:rPr>
        <w:drawing>
          <wp:inline distT="0" distB="0" distL="0" distR="0" wp14:anchorId="696087EA" wp14:editId="508D23FA">
            <wp:extent cx="5943600" cy="11963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196340"/>
                    </a:xfrm>
                    <a:prstGeom prst="rect">
                      <a:avLst/>
                    </a:prstGeom>
                  </pic:spPr>
                </pic:pic>
              </a:graphicData>
            </a:graphic>
          </wp:inline>
        </w:drawing>
      </w:r>
    </w:p>
    <w:p w14:paraId="6112A694" w14:textId="18594590" w:rsidR="00BF01C3" w:rsidRDefault="00437AA8" w:rsidP="00437AA8">
      <w:pPr>
        <w:pStyle w:val="Caption"/>
      </w:pPr>
      <w:r>
        <w:t xml:space="preserve">Figure </w:t>
      </w:r>
      <w:fldSimple w:instr=" SEQ Figure \* ARABIC ">
        <w:r w:rsidR="00BF659C">
          <w:rPr>
            <w:noProof/>
          </w:rPr>
          <w:t>14</w:t>
        </w:r>
      </w:fldSimple>
      <w:r>
        <w:t xml:space="preserve"> - Setting up a call with apprenticeship colleagues to share knowledge</w:t>
      </w:r>
    </w:p>
    <w:p w14:paraId="36C79528" w14:textId="4CD6BBE0" w:rsidR="006625F6" w:rsidRDefault="00D8447E" w:rsidP="0037549D">
      <w:r>
        <w:t xml:space="preserve">I extracted the versatile code to a hidden job at the start of the GitLab CI </w:t>
      </w:r>
      <w:r w:rsidR="00E95C07">
        <w:t>file and</w:t>
      </w:r>
      <w:r>
        <w:t xml:space="preserve"> used an ‘include’ statement in the ‘</w:t>
      </w:r>
      <w:proofErr w:type="spellStart"/>
      <w:r>
        <w:t>asg</w:t>
      </w:r>
      <w:proofErr w:type="spellEnd"/>
      <w:r>
        <w:t xml:space="preserve">-refresh’ job I had set up. I then took out as much code from the refresh job to the hidden job, using variables where appropriate. Once I’d done that, I moved the hidden job to a file in another repo, to store it with other fragments. I then included the file by using the </w:t>
      </w:r>
      <w:proofErr w:type="spellStart"/>
      <w:r>
        <w:t>filepath</w:t>
      </w:r>
      <w:proofErr w:type="spellEnd"/>
      <w:r>
        <w:t xml:space="preserve"> at the </w:t>
      </w:r>
      <w:r>
        <w:lastRenderedPageBreak/>
        <w:t xml:space="preserve">start of the </w:t>
      </w:r>
      <w:r w:rsidR="00E95C07">
        <w:t>CI file</w:t>
      </w:r>
      <w:r w:rsidR="00437AA8">
        <w:t>, and extended the fragment in my original ‘refresh’ job</w:t>
      </w:r>
      <w:r w:rsidR="0086462A">
        <w:t xml:space="preserve">. </w:t>
      </w:r>
      <w:r w:rsidR="00E95C07">
        <w:t>I tested the script still worked, then opened a merge request for both new additions.</w:t>
      </w:r>
    </w:p>
    <w:p w14:paraId="4375FDFD" w14:textId="6CB0058F" w:rsidR="0086462A" w:rsidRDefault="0086462A" w:rsidP="0037549D">
      <w:pPr>
        <w:rPr>
          <w:ins w:id="101" w:author="Michael Plasom-Scott" w:date="2022-11-25T15:18:00Z"/>
        </w:rPr>
      </w:pPr>
    </w:p>
    <w:p w14:paraId="17AEC9C5" w14:textId="5D942E1F" w:rsidR="003F060A" w:rsidRDefault="003F060A" w:rsidP="003F060A">
      <w:pPr>
        <w:rPr>
          <w:ins w:id="102" w:author="Michael Plasom-Scott" w:date="2022-11-25T15:20:00Z"/>
        </w:rPr>
      </w:pPr>
      <w:ins w:id="103" w:author="Michael Plasom-Scott" w:date="2022-11-25T15:18:00Z">
        <w:r w:rsidRPr="003F060A">
          <w:rPr>
            <w:rStyle w:val="SubtleEmphasis"/>
            <w:rPrChange w:id="104" w:author="Michael Plasom-Scott" w:date="2022-11-25T15:19:00Z">
              <w:rPr/>
            </w:rPrChange>
          </w:rPr>
          <w:t>Show and Tell</w:t>
        </w:r>
      </w:ins>
      <w:ins w:id="105" w:author="Michael Plasom-Scott" w:date="2022-11-25T15:19:00Z">
        <w:r>
          <w:rPr>
            <w:rStyle w:val="SubtleEmphasis"/>
          </w:rPr>
          <w:br/>
        </w:r>
        <w:r w:rsidRPr="003F060A">
          <w:rPr>
            <w:rPrChange w:id="106" w:author="Michael Plasom-Scott" w:date="2022-11-25T15:19:00Z">
              <w:rPr>
                <w:rFonts w:ascii="AppleSystemUIFont" w:hAnsi="AppleSystemUIFont" w:cs="AppleSystemUIFont"/>
                <w:sz w:val="26"/>
                <w:szCs w:val="26"/>
                <w:lang w:val="en-US"/>
              </w:rPr>
            </w:rPrChange>
          </w:rPr>
          <w:t xml:space="preserve">After my project was </w:t>
        </w:r>
        <w:proofErr w:type="gramStart"/>
        <w:r w:rsidRPr="003F060A">
          <w:rPr>
            <w:rPrChange w:id="107" w:author="Michael Plasom-Scott" w:date="2022-11-25T15:19:00Z">
              <w:rPr>
                <w:rFonts w:ascii="AppleSystemUIFont" w:hAnsi="AppleSystemUIFont" w:cs="AppleSystemUIFont"/>
                <w:sz w:val="26"/>
                <w:szCs w:val="26"/>
                <w:lang w:val="en-US"/>
              </w:rPr>
            </w:rPrChange>
          </w:rPr>
          <w:t>finished</w:t>
        </w:r>
        <w:proofErr w:type="gramEnd"/>
        <w:r w:rsidRPr="003F060A">
          <w:rPr>
            <w:rPrChange w:id="108" w:author="Michael Plasom-Scott" w:date="2022-11-25T15:19:00Z">
              <w:rPr>
                <w:rFonts w:ascii="AppleSystemUIFont" w:hAnsi="AppleSystemUIFont" w:cs="AppleSystemUIFont"/>
                <w:sz w:val="26"/>
                <w:szCs w:val="26"/>
                <w:lang w:val="en-US"/>
              </w:rPr>
            </w:rPrChange>
          </w:rPr>
          <w:t xml:space="preserve"> I reached out to the same apprentices who I’d called earlier in the week. I put together a quick presentation about the process that I’d </w:t>
        </w:r>
      </w:ins>
      <w:ins w:id="109" w:author="Michael Plasom-Scott" w:date="2022-11-25T15:20:00Z">
        <w:r w:rsidRPr="003F060A">
          <w:t>taken and</w:t>
        </w:r>
      </w:ins>
      <w:ins w:id="110" w:author="Michael Plasom-Scott" w:date="2022-11-25T15:19:00Z">
        <w:r w:rsidRPr="003F060A">
          <w:rPr>
            <w:rPrChange w:id="111" w:author="Michael Plasom-Scott" w:date="2022-11-25T15:19:00Z">
              <w:rPr>
                <w:rFonts w:ascii="AppleSystemUIFont" w:hAnsi="AppleSystemUIFont" w:cs="AppleSystemUIFont"/>
                <w:sz w:val="26"/>
                <w:szCs w:val="26"/>
                <w:lang w:val="en-US"/>
              </w:rPr>
            </w:rPrChange>
          </w:rPr>
          <w:t xml:space="preserve"> walked through it with them. I explained my process start to </w:t>
        </w:r>
      </w:ins>
      <w:ins w:id="112" w:author="Michael Plasom-Scott" w:date="2022-12-07T13:21:00Z">
        <w:r w:rsidR="004E1DFD" w:rsidRPr="004E1DFD">
          <w:t>finish and</w:t>
        </w:r>
      </w:ins>
      <w:ins w:id="113" w:author="Michael Plasom-Scott" w:date="2022-11-25T15:19:00Z">
        <w:r w:rsidRPr="003F060A">
          <w:rPr>
            <w:rPrChange w:id="114" w:author="Michael Plasom-Scott" w:date="2022-11-25T15:19:00Z">
              <w:rPr>
                <w:rFonts w:ascii="AppleSystemUIFont" w:hAnsi="AppleSystemUIFont" w:cs="AppleSystemUIFont"/>
                <w:sz w:val="26"/>
                <w:szCs w:val="26"/>
                <w:lang w:val="en-US"/>
              </w:rPr>
            </w:rPrChange>
          </w:rPr>
          <w:t xml:space="preserve"> took questions at the end. I explained to them how our pipelines are configured and talked through our pipeline file, before showing what my extra pipeline stage did, and how it added value to the team. Because they did not have experience in this </w:t>
        </w:r>
        <w:proofErr w:type="gramStart"/>
        <w:r w:rsidRPr="003F060A">
          <w:rPr>
            <w:rPrChange w:id="115" w:author="Michael Plasom-Scott" w:date="2022-11-25T15:19:00Z">
              <w:rPr>
                <w:rFonts w:ascii="AppleSystemUIFont" w:hAnsi="AppleSystemUIFont" w:cs="AppleSystemUIFont"/>
                <w:sz w:val="26"/>
                <w:szCs w:val="26"/>
                <w:lang w:val="en-US"/>
              </w:rPr>
            </w:rPrChange>
          </w:rPr>
          <w:t>particular method</w:t>
        </w:r>
        <w:proofErr w:type="gramEnd"/>
        <w:r w:rsidRPr="003F060A">
          <w:rPr>
            <w:rPrChange w:id="116" w:author="Michael Plasom-Scott" w:date="2022-11-25T15:19:00Z">
              <w:rPr>
                <w:rFonts w:ascii="AppleSystemUIFont" w:hAnsi="AppleSystemUIFont" w:cs="AppleSystemUIFont"/>
                <w:sz w:val="26"/>
                <w:szCs w:val="26"/>
                <w:lang w:val="en-US"/>
              </w:rPr>
            </w:rPrChange>
          </w:rPr>
          <w:t xml:space="preserve"> of extracting code to a fragment in a pipeline it was interesting taking questions and hearing their thoughts on how they could use the info in their own projects.</w:t>
        </w:r>
      </w:ins>
      <w:ins w:id="117" w:author="Michael Plasom-Scott" w:date="2022-11-25T15:20:00Z">
        <w:r>
          <w:br/>
        </w:r>
      </w:ins>
      <w:ins w:id="118" w:author="Michael Plasom-Scott" w:date="2022-11-25T15:22:00Z">
        <w:r>
          <w:fldChar w:fldCharType="begin"/>
        </w:r>
        <w:r>
          <w:instrText xml:space="preserve"> HYPERLINK  \l "Skill_3" </w:instrText>
        </w:r>
        <w:r>
          <w:fldChar w:fldCharType="separate"/>
        </w:r>
        <w:r w:rsidRPr="003F060A">
          <w:rPr>
            <w:rStyle w:val="Hyperlink"/>
          </w:rPr>
          <w:t>S1</w:t>
        </w:r>
        <w:r>
          <w:fldChar w:fldCharType="end"/>
        </w:r>
      </w:ins>
    </w:p>
    <w:p w14:paraId="095398FB" w14:textId="77777777" w:rsidR="003F060A" w:rsidRPr="003F060A" w:rsidRDefault="003F060A" w:rsidP="003F060A"/>
    <w:p w14:paraId="1BC227CC" w14:textId="1EA1102A" w:rsidR="00437AA8" w:rsidRPr="007D6766" w:rsidRDefault="00F16E95" w:rsidP="007D6766">
      <w:pPr>
        <w:rPr>
          <w:i/>
          <w:iCs/>
          <w:color w:val="794908" w:themeColor="accent1" w:themeShade="7F"/>
        </w:rPr>
      </w:pPr>
      <w:r w:rsidRPr="00F16E95">
        <w:rPr>
          <w:rStyle w:val="SubtleEmphasis"/>
        </w:rPr>
        <w:t>Business Impact</w:t>
      </w:r>
      <w:r w:rsidR="007D6766">
        <w:rPr>
          <w:rStyle w:val="SubtleEmphasis"/>
        </w:rPr>
        <w:br/>
      </w:r>
      <w:r w:rsidR="00E95C07">
        <w:t>The fragment I created enable</w:t>
      </w:r>
      <w:r w:rsidR="002C3A91">
        <w:t>s DevOps engineers to refresh the Auto-Scaling Groups manually, without having to redeploy the whole pipeline every time a minor change is made. It also means that SRE engineers don’t have to be involved as they normally would, making the whole workflow smoother</w:t>
      </w:r>
      <w:r w:rsidR="00437AA8">
        <w:t xml:space="preserve"> (fig. 1</w:t>
      </w:r>
      <w:r w:rsidR="00BF0727">
        <w:t>5</w:t>
      </w:r>
      <w:r w:rsidR="00437AA8">
        <w:t>)</w:t>
      </w:r>
      <w:r w:rsidR="002C3A91">
        <w:t>.</w:t>
      </w:r>
      <w:r w:rsidR="00CE145C">
        <w:t xml:space="preserve"> This embodies the DevOps value of building on internal quality, reducing waste and effort. </w:t>
      </w:r>
      <w:ins w:id="119" w:author="Michael Plasom-Scott" w:date="2022-12-07T13:15:00Z">
        <w:r w:rsidR="004E1DFD">
          <w:t xml:space="preserve">The reason we wanted this change added </w:t>
        </w:r>
        <w:proofErr w:type="gramStart"/>
        <w:r w:rsidR="004E1DFD">
          <w:t>in particular was</w:t>
        </w:r>
        <w:proofErr w:type="gramEnd"/>
        <w:r w:rsidR="004E1DFD">
          <w:t xml:space="preserve"> to reduce reliance on SRE</w:t>
        </w:r>
      </w:ins>
      <w:ins w:id="120" w:author="Michael Plasom-Scott" w:date="2022-12-07T13:16:00Z">
        <w:r w:rsidR="004E1DFD">
          <w:t xml:space="preserve">. Often the SRE contacts we have </w:t>
        </w:r>
        <w:proofErr w:type="gramStart"/>
        <w:r w:rsidR="004E1DFD">
          <w:t>are</w:t>
        </w:r>
        <w:proofErr w:type="gramEnd"/>
        <w:r w:rsidR="004E1DFD">
          <w:t xml:space="preserve"> working on different schedules to us, or are busy with more high priority tasks, as they are required to </w:t>
        </w:r>
      </w:ins>
      <w:ins w:id="121" w:author="Michael Plasom-Scott" w:date="2022-12-07T13:17:00Z">
        <w:r w:rsidR="004E1DFD">
          <w:t>provide</w:t>
        </w:r>
      </w:ins>
      <w:ins w:id="122" w:author="Michael Plasom-Scott" w:date="2022-12-07T13:16:00Z">
        <w:r w:rsidR="004E1DFD">
          <w:t xml:space="preserve"> support for some systems aroun</w:t>
        </w:r>
      </w:ins>
      <w:ins w:id="123" w:author="Michael Plasom-Scott" w:date="2022-12-07T13:17:00Z">
        <w:r w:rsidR="004E1DFD">
          <w:t>d the clock, 24/7.</w:t>
        </w:r>
      </w:ins>
      <w:r w:rsidR="002C3A91">
        <w:t xml:space="preserve"> </w:t>
      </w:r>
      <w:ins w:id="124" w:author="Michael Plasom-Scott" w:date="2022-12-07T13:17:00Z">
        <w:r w:rsidR="004E1DFD">
          <w:t xml:space="preserve">This makes communication with SRE more </w:t>
        </w:r>
      </w:ins>
      <w:ins w:id="125" w:author="Michael Plasom-Scott" w:date="2022-12-07T13:19:00Z">
        <w:r w:rsidR="004E1DFD">
          <w:t>asynchronous and</w:t>
        </w:r>
      </w:ins>
      <w:ins w:id="126" w:author="Michael Plasom-Scott" w:date="2022-12-07T13:17:00Z">
        <w:r w:rsidR="004E1DFD">
          <w:t xml:space="preserve"> can occasionally </w:t>
        </w:r>
      </w:ins>
      <w:ins w:id="127" w:author="Michael Plasom-Scott" w:date="2022-12-07T13:18:00Z">
        <w:r w:rsidR="004E1DFD">
          <w:t xml:space="preserve">lead to waiting times or a slower turnaround on tickets, as we may have to wait for SRE to do a small </w:t>
        </w:r>
      </w:ins>
      <w:ins w:id="128" w:author="Michael Plasom-Scott" w:date="2022-12-07T13:19:00Z">
        <w:r w:rsidR="004E1DFD">
          <w:t xml:space="preserve">blocking task before we can move forward. This fragment I introduced removes that small </w:t>
        </w:r>
      </w:ins>
      <w:ins w:id="129" w:author="Michael Plasom-Scott" w:date="2022-12-07T13:21:00Z">
        <w:r w:rsidR="004E1DFD">
          <w:t>blocker and</w:t>
        </w:r>
      </w:ins>
      <w:ins w:id="130" w:author="Michael Plasom-Scott" w:date="2022-12-07T13:19:00Z">
        <w:r w:rsidR="004E1DFD">
          <w:t xml:space="preserve"> makes wor</w:t>
        </w:r>
      </w:ins>
      <w:ins w:id="131" w:author="Michael Plasom-Scott" w:date="2022-12-07T13:20:00Z">
        <w:r w:rsidR="004E1DFD">
          <w:t xml:space="preserve">kflow much smoother. </w:t>
        </w:r>
      </w:ins>
      <w:ins w:id="132" w:author="Michael Plasom-Scott" w:date="2022-12-07T13:21:00Z">
        <w:r w:rsidR="004E1DFD">
          <w:br/>
        </w:r>
      </w:ins>
      <w:ins w:id="133" w:author="Michael Plasom-Scott" w:date="2022-12-07T13:23:00Z">
        <w:r w:rsidR="004E1DFD">
          <w:fldChar w:fldCharType="begin"/>
        </w:r>
        <w:r w:rsidR="004E1DFD">
          <w:instrText xml:space="preserve"> HYPERLINK  \l "Knowledge_3" </w:instrText>
        </w:r>
        <w:r w:rsidR="004E1DFD">
          <w:fldChar w:fldCharType="separate"/>
        </w:r>
        <w:r w:rsidR="004E1DFD" w:rsidRPr="004E1DFD">
          <w:rPr>
            <w:rStyle w:val="Hyperlink"/>
          </w:rPr>
          <w:t>K</w:t>
        </w:r>
        <w:r w:rsidR="004E1DFD" w:rsidRPr="004E1DFD">
          <w:rPr>
            <w:rStyle w:val="Hyperlink"/>
          </w:rPr>
          <w:t>9</w:t>
        </w:r>
        <w:r w:rsidR="004E1DFD">
          <w:fldChar w:fldCharType="end"/>
        </w:r>
      </w:ins>
      <w:ins w:id="134" w:author="Michael Plasom-Scott" w:date="2022-12-12T16:54:00Z">
        <w:r w:rsidR="00662AB2">
          <w:t xml:space="preserve">, </w:t>
        </w:r>
      </w:ins>
      <w:ins w:id="135" w:author="Michael Plasom-Scott" w:date="2022-12-12T16:55:00Z">
        <w:r w:rsidR="00662AB2">
          <w:fldChar w:fldCharType="begin"/>
        </w:r>
        <w:r w:rsidR="00662AB2">
          <w:instrText>HYPERLINK  \l "Skill_3"</w:instrText>
        </w:r>
        <w:r w:rsidR="00662AB2">
          <w:fldChar w:fldCharType="separate"/>
        </w:r>
        <w:r w:rsidR="00662AB2" w:rsidRPr="00662AB2">
          <w:rPr>
            <w:rStyle w:val="Hyperlink"/>
          </w:rPr>
          <w:t>S</w:t>
        </w:r>
        <w:r w:rsidR="00662AB2" w:rsidRPr="00662AB2">
          <w:rPr>
            <w:rStyle w:val="Hyperlink"/>
          </w:rPr>
          <w:t>2</w:t>
        </w:r>
        <w:r w:rsidR="00662AB2">
          <w:fldChar w:fldCharType="end"/>
        </w:r>
      </w:ins>
      <w:ins w:id="136" w:author="Michael Plasom-Scott" w:date="2022-12-07T13:21:00Z">
        <w:r w:rsidR="004E1DFD">
          <w:br/>
        </w:r>
      </w:ins>
      <w:r w:rsidR="002C3A91">
        <w:rPr>
          <w:noProof/>
        </w:rPr>
        <w:drawing>
          <wp:inline distT="0" distB="0" distL="0" distR="0" wp14:anchorId="3D26E794" wp14:editId="331518B4">
            <wp:extent cx="5943600" cy="899795"/>
            <wp:effectExtent l="0" t="0" r="0" b="190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899795"/>
                    </a:xfrm>
                    <a:prstGeom prst="rect">
                      <a:avLst/>
                    </a:prstGeom>
                  </pic:spPr>
                </pic:pic>
              </a:graphicData>
            </a:graphic>
          </wp:inline>
        </w:drawing>
      </w:r>
    </w:p>
    <w:p w14:paraId="34E4263D" w14:textId="72C41229" w:rsidR="00F16E95" w:rsidRDefault="00437AA8" w:rsidP="00437AA8">
      <w:pPr>
        <w:pStyle w:val="Caption"/>
        <w:rPr>
          <w:noProof/>
        </w:rPr>
      </w:pPr>
      <w:r>
        <w:t xml:space="preserve">Figure </w:t>
      </w:r>
      <w:fldSimple w:instr=" SEQ Figure \* ARABIC ">
        <w:r w:rsidR="00BF659C">
          <w:rPr>
            <w:noProof/>
          </w:rPr>
          <w:t>15</w:t>
        </w:r>
      </w:fldSimple>
      <w:r>
        <w:t xml:space="preserve"> - a fellow DevOps engineer</w:t>
      </w:r>
      <w:r>
        <w:rPr>
          <w:noProof/>
        </w:rPr>
        <w:t xml:space="preserve"> letting me know when he used my solution!</w:t>
      </w:r>
    </w:p>
    <w:p w14:paraId="7D9EE442" w14:textId="0F5ABA1D" w:rsidR="00996812" w:rsidRDefault="00996812" w:rsidP="00996812">
      <w:pPr>
        <w:pStyle w:val="Heading5"/>
        <w:rPr>
          <w:ins w:id="137" w:author="Michael Plasom-Scott" w:date="2022-11-25T16:46:00Z"/>
        </w:rPr>
      </w:pPr>
      <w:bookmarkStart w:id="138" w:name="_Knowledge3"/>
      <w:bookmarkStart w:id="139" w:name="_Skill3"/>
      <w:bookmarkStart w:id="140" w:name="_Skill…"/>
      <w:bookmarkStart w:id="141" w:name="Knowledge_3"/>
      <w:bookmarkStart w:id="142" w:name="Skill_3"/>
      <w:bookmarkEnd w:id="138"/>
      <w:bookmarkEnd w:id="139"/>
      <w:bookmarkEnd w:id="140"/>
      <w:ins w:id="143" w:author="Michael Plasom-Scott" w:date="2022-11-25T16:50:00Z">
        <w:r>
          <w:t>knowledge</w:t>
        </w:r>
      </w:ins>
    </w:p>
    <w:bookmarkEnd w:id="141"/>
    <w:p w14:paraId="336AFFD2" w14:textId="55FE637C" w:rsidR="004E1DFD" w:rsidRPr="004E1DFD" w:rsidRDefault="004E1DFD" w:rsidP="00996812">
      <w:pPr>
        <w:rPr>
          <w:ins w:id="144" w:author="Michael Plasom-Scott" w:date="2022-12-07T13:21:00Z"/>
          <w:rStyle w:val="SubtleEmphasis"/>
          <w:i w:val="0"/>
          <w:iCs w:val="0"/>
          <w:color w:val="auto"/>
          <w:rPrChange w:id="145" w:author="Michael Plasom-Scott" w:date="2022-12-07T13:21:00Z">
            <w:rPr>
              <w:ins w:id="146" w:author="Michael Plasom-Scott" w:date="2022-12-07T13:21:00Z"/>
              <w:rStyle w:val="SubtleEmphasis"/>
              <w:caps/>
              <w:spacing w:val="10"/>
              <w:sz w:val="22"/>
              <w:szCs w:val="22"/>
            </w:rPr>
          </w:rPrChange>
        </w:rPr>
      </w:pPr>
      <w:ins w:id="147" w:author="Michael Plasom-Scott" w:date="2022-12-07T13:21:00Z">
        <w:r w:rsidRPr="00FC16D6">
          <w:rPr>
            <w:rStyle w:val="SubtleEmphasis"/>
          </w:rPr>
          <w:t>K</w:t>
        </w:r>
      </w:ins>
      <w:ins w:id="148" w:author="Michael Plasom-Scott" w:date="2022-12-07T13:22:00Z">
        <w:r>
          <w:rPr>
            <w:rStyle w:val="SubtleEmphasis"/>
          </w:rPr>
          <w:t>9</w:t>
        </w:r>
      </w:ins>
      <w:ins w:id="149" w:author="Michael Plasom-Scott" w:date="2022-12-07T13:21:00Z">
        <w:r>
          <w:t xml:space="preserve"> - </w:t>
        </w:r>
      </w:ins>
      <w:ins w:id="150" w:author="Michael Plasom-Scott" w:date="2022-12-07T13:22:00Z">
        <w:r w:rsidRPr="004E1DFD">
          <w:rPr>
            <w:rPrChange w:id="151" w:author="Michael Plasom-Scott" w:date="2022-12-07T13:22:00Z">
              <w:rPr>
                <w:highlight w:val="yellow"/>
              </w:rPr>
            </w:rPrChange>
          </w:rPr>
          <w:t>Different organisational cultures, the development frameworks utilised and how they can both complement each other and introduce constraints on delivery.</w:t>
        </w:r>
      </w:ins>
    </w:p>
    <w:p w14:paraId="0F2ACAAE" w14:textId="3E35DCF9" w:rsidR="00996812" w:rsidRDefault="00996812">
      <w:pPr>
        <w:rPr>
          <w:ins w:id="152" w:author="Michael Plasom-Scott" w:date="2022-11-25T16:45:00Z"/>
        </w:rPr>
        <w:pPrChange w:id="153" w:author="Michael Plasom-Scott" w:date="2022-11-25T16:46:00Z">
          <w:pPr>
            <w:pStyle w:val="Heading5"/>
          </w:pPr>
        </w:pPrChange>
      </w:pPr>
      <w:ins w:id="154" w:author="Michael Plasom-Scott" w:date="2022-11-25T16:46:00Z">
        <w:r w:rsidRPr="00FC16D6">
          <w:rPr>
            <w:rStyle w:val="SubtleEmphasis"/>
          </w:rPr>
          <w:t>K22</w:t>
        </w:r>
        <w:r>
          <w:t xml:space="preserve"> - </w:t>
        </w:r>
        <w:r w:rsidRPr="00996812">
          <w:rPr>
            <w:rPrChange w:id="155" w:author="Michael Plasom-Scott" w:date="2022-11-25T16:50:00Z">
              <w:rPr>
                <w:caps w:val="0"/>
                <w:highlight w:val="yellow"/>
              </w:rPr>
            </w:rPrChange>
          </w:rPr>
          <w:t>How their occupation fits into the wider digital landscape and any current or future regulatory requirements.</w:t>
        </w:r>
      </w:ins>
    </w:p>
    <w:p w14:paraId="43893C70" w14:textId="0E55DDCD" w:rsidR="00FC16D6" w:rsidRDefault="0037549D" w:rsidP="00FC16D6">
      <w:pPr>
        <w:pStyle w:val="Heading5"/>
      </w:pPr>
      <w:r>
        <w:t>Skill</w:t>
      </w:r>
    </w:p>
    <w:bookmarkEnd w:id="142"/>
    <w:p w14:paraId="67E9F233" w14:textId="574CC9D6" w:rsidR="003F060A" w:rsidRDefault="003F060A" w:rsidP="003F060A">
      <w:pPr>
        <w:rPr>
          <w:ins w:id="156" w:author="Michael Plasom-Scott" w:date="2022-12-12T16:54:00Z"/>
          <w:lang w:val="en-US"/>
        </w:rPr>
      </w:pPr>
      <w:ins w:id="157" w:author="Michael Plasom-Scott" w:date="2022-11-25T15:20:00Z">
        <w:r w:rsidRPr="003F060A">
          <w:rPr>
            <w:rStyle w:val="SubtleEmphasis"/>
            <w:rPrChange w:id="158" w:author="Michael Plasom-Scott" w:date="2022-11-25T15:21:00Z">
              <w:rPr>
                <w:lang w:val="en-US"/>
              </w:rPr>
            </w:rPrChange>
          </w:rPr>
          <w:t>S1</w:t>
        </w:r>
        <w:r>
          <w:rPr>
            <w:lang w:val="en-US"/>
          </w:rPr>
          <w:t xml:space="preserve"> - Communicate credibly with technical and non-technical people at all levels, using a range of </w:t>
        </w:r>
        <w:proofErr w:type="gramStart"/>
        <w:r>
          <w:rPr>
            <w:lang w:val="en-US"/>
          </w:rPr>
          <w:t>methods;</w:t>
        </w:r>
        <w:proofErr w:type="gramEnd"/>
        <w:r>
          <w:rPr>
            <w:lang w:val="en-US"/>
          </w:rPr>
          <w:t xml:space="preserve"> e.g. ‘Show and Tell’ and ‘Demonstrations’.</w:t>
        </w:r>
      </w:ins>
    </w:p>
    <w:p w14:paraId="37E7F574" w14:textId="3ED9C2FF" w:rsidR="00662AB2" w:rsidRDefault="00662AB2" w:rsidP="003F060A">
      <w:pPr>
        <w:rPr>
          <w:ins w:id="159" w:author="Michael Plasom-Scott" w:date="2022-11-25T15:20:00Z"/>
          <w:rStyle w:val="SubtleEmphasis"/>
        </w:rPr>
      </w:pPr>
      <w:ins w:id="160" w:author="Michael Plasom-Scott" w:date="2022-12-12T16:54:00Z">
        <w:r w:rsidRPr="00BC6A90">
          <w:rPr>
            <w:rStyle w:val="SubtleEmphasis"/>
          </w:rPr>
          <w:lastRenderedPageBreak/>
          <w:t>S</w:t>
        </w:r>
        <w:r>
          <w:rPr>
            <w:rStyle w:val="SubtleEmphasis"/>
          </w:rPr>
          <w:t>2</w:t>
        </w:r>
        <w:r>
          <w:rPr>
            <w:lang w:val="en-US"/>
          </w:rPr>
          <w:t xml:space="preserve"> - </w:t>
        </w:r>
        <w:r w:rsidRPr="00662AB2">
          <w:rPr>
            <w:rPrChange w:id="161" w:author="Michael Plasom-Scott" w:date="2022-12-12T16:54:00Z">
              <w:rPr>
                <w:rFonts w:ascii="AppleSystemUIFont" w:hAnsi="AppleSystemUIFont" w:cs="AppleSystemUIFont"/>
                <w:sz w:val="26"/>
                <w:szCs w:val="26"/>
                <w:lang w:val="en-US"/>
              </w:rPr>
            </w:rPrChange>
          </w:rPr>
          <w:t>Work within different organisational cultures with both internal and external parties</w:t>
        </w:r>
        <w:r>
          <w:rPr>
            <w:rFonts w:ascii="AppleSystemUIFont" w:hAnsi="AppleSystemUIFont" w:cs="AppleSystemUIFont"/>
            <w:sz w:val="26"/>
            <w:szCs w:val="26"/>
            <w:lang w:val="en-US"/>
          </w:rPr>
          <w:t>.</w:t>
        </w:r>
      </w:ins>
    </w:p>
    <w:p w14:paraId="5F197EAE" w14:textId="13B37DB3" w:rsidR="00133027" w:rsidRPr="00133027" w:rsidRDefault="00133027" w:rsidP="00133027">
      <w:r w:rsidRPr="00FC16D6">
        <w:rPr>
          <w:rStyle w:val="SubtleEmphasis"/>
        </w:rPr>
        <w:t>S4</w:t>
      </w:r>
      <w:r>
        <w:t xml:space="preserve"> - Initiate and facilitate knowledge sharing and technical collaboration</w:t>
      </w:r>
    </w:p>
    <w:p w14:paraId="0699D5DE" w14:textId="1BA3107D" w:rsidR="00FC16D6" w:rsidRDefault="00FC16D6" w:rsidP="00FC16D6">
      <w:pPr>
        <w:pStyle w:val="Heading5"/>
      </w:pPr>
      <w:bookmarkStart w:id="162" w:name="_Behaviour…"/>
      <w:bookmarkStart w:id="163" w:name="Behaviour_3"/>
      <w:bookmarkEnd w:id="162"/>
      <w:r>
        <w:t>Behaviour</w:t>
      </w:r>
    </w:p>
    <w:bookmarkEnd w:id="163"/>
    <w:p w14:paraId="5E73F8F6" w14:textId="1FF86005" w:rsidR="007D6766" w:rsidRPr="007D6766" w:rsidRDefault="007D6766" w:rsidP="007D6766">
      <w:r w:rsidRPr="00FC16D6">
        <w:rPr>
          <w:rStyle w:val="SubtleEmphasis"/>
        </w:rPr>
        <w:t>B4</w:t>
      </w:r>
      <w:r>
        <w:t xml:space="preserve"> - Is inclusive, professional and maintains a blameless culture.</w:t>
      </w:r>
      <w:r>
        <w:tab/>
      </w:r>
    </w:p>
    <w:p w14:paraId="6296F7D7" w14:textId="05C734DC" w:rsidR="00426A01" w:rsidRDefault="00426A01">
      <w:r>
        <w:br w:type="page"/>
      </w:r>
    </w:p>
    <w:p w14:paraId="46439278" w14:textId="3FB4E8B8" w:rsidR="0037549D" w:rsidRPr="0088677F" w:rsidRDefault="00426A01" w:rsidP="00C04AB0">
      <w:pPr>
        <w:pStyle w:val="Title"/>
      </w:pPr>
      <w:commentRangeStart w:id="164"/>
      <w:r w:rsidRPr="0088677F">
        <w:lastRenderedPageBreak/>
        <w:t>Project #4</w:t>
      </w:r>
      <w:commentRangeEnd w:id="164"/>
      <w:r w:rsidR="00042742" w:rsidRPr="0088677F">
        <w:rPr>
          <w:rStyle w:val="CommentReference"/>
          <w:caps w:val="0"/>
          <w:color w:val="auto"/>
          <w:spacing w:val="0"/>
          <w:kern w:val="0"/>
        </w:rPr>
        <w:commentReference w:id="164"/>
      </w:r>
    </w:p>
    <w:p w14:paraId="624535E3" w14:textId="0E0E905B" w:rsidR="00426A01" w:rsidRPr="00652486" w:rsidRDefault="00426A01" w:rsidP="00C04AB0">
      <w:pPr>
        <w:pStyle w:val="Heading5"/>
      </w:pPr>
      <w:r w:rsidRPr="00652486">
        <w:t>Ticket Name</w:t>
      </w:r>
    </w:p>
    <w:p w14:paraId="5FC49C91" w14:textId="47A88B24" w:rsidR="00912166" w:rsidRPr="00652486" w:rsidRDefault="00912166" w:rsidP="0037549D">
      <w:r w:rsidRPr="00652486">
        <w:t>DDMDEV-</w:t>
      </w:r>
      <w:r w:rsidR="007F1DAD" w:rsidRPr="00652486">
        <w:t>147</w:t>
      </w:r>
    </w:p>
    <w:p w14:paraId="30F7CC42" w14:textId="1F5CA83D" w:rsidR="002E0CB1" w:rsidRPr="00652486" w:rsidRDefault="00426A01" w:rsidP="00C04AB0">
      <w:pPr>
        <w:pStyle w:val="Heading5"/>
      </w:pPr>
      <w:r w:rsidRPr="00652486">
        <w:t>Ticket Description</w:t>
      </w:r>
    </w:p>
    <w:p w14:paraId="40AEE0FC" w14:textId="4CBF93E5" w:rsidR="007F1DAD" w:rsidRDefault="00366FE7" w:rsidP="0037549D">
      <w:r w:rsidRPr="00652486">
        <w:t xml:space="preserve">This was a quick ticket that my line manager asked for some help on. It was part of the implementation of </w:t>
      </w:r>
      <w:proofErr w:type="spellStart"/>
      <w:r w:rsidRPr="00652486">
        <w:t>DynaTrace</w:t>
      </w:r>
      <w:proofErr w:type="spellEnd"/>
      <w:r w:rsidRPr="00652486">
        <w:t xml:space="preserve">. In the IAC scripts, </w:t>
      </w:r>
      <w:proofErr w:type="spellStart"/>
      <w:r w:rsidRPr="00652486">
        <w:t>DynaTrace</w:t>
      </w:r>
      <w:proofErr w:type="spellEnd"/>
      <w:r w:rsidRPr="00652486">
        <w:t xml:space="preserve"> is installed on the EC2 instances. The script being used in one of the images was this:</w:t>
      </w:r>
    </w:p>
    <w:p w14:paraId="3EED3371" w14:textId="77777777" w:rsidR="00366FE7" w:rsidRPr="00366FE7" w:rsidRDefault="00366FE7" w:rsidP="0036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Lucida Console" w:eastAsia="Times New Roman" w:hAnsi="Lucida Console" w:cs="Courier New"/>
          <w:color w:val="000000" w:themeColor="text1"/>
          <w:sz w:val="18"/>
          <w:szCs w:val="18"/>
          <w:highlight w:val="lightGray"/>
        </w:rPr>
      </w:pPr>
      <w:r w:rsidRPr="00366FE7">
        <w:rPr>
          <w:rFonts w:ascii="Lucida Console" w:eastAsia="Times New Roman" w:hAnsi="Lucida Console" w:cs="Courier New"/>
          <w:color w:val="000000" w:themeColor="text1"/>
          <w:sz w:val="18"/>
          <w:szCs w:val="18"/>
          <w:highlight w:val="lightGray"/>
        </w:rPr>
        <w:t>if [ $ENVIRONMENT == 'DSE2</w:t>
      </w:r>
      <w:proofErr w:type="gramStart"/>
      <w:r w:rsidRPr="00366FE7">
        <w:rPr>
          <w:rFonts w:ascii="Lucida Console" w:eastAsia="Times New Roman" w:hAnsi="Lucida Console" w:cs="Courier New"/>
          <w:color w:val="000000" w:themeColor="text1"/>
          <w:sz w:val="18"/>
          <w:szCs w:val="18"/>
          <w:highlight w:val="lightGray"/>
        </w:rPr>
        <w:t>' ]</w:t>
      </w:r>
      <w:proofErr w:type="gramEnd"/>
    </w:p>
    <w:p w14:paraId="2CDB5210" w14:textId="77777777" w:rsidR="00366FE7" w:rsidRPr="00366FE7" w:rsidRDefault="00366FE7" w:rsidP="0036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Lucida Console" w:eastAsia="Times New Roman" w:hAnsi="Lucida Console" w:cs="Courier New"/>
          <w:color w:val="000000" w:themeColor="text1"/>
          <w:sz w:val="18"/>
          <w:szCs w:val="18"/>
          <w:highlight w:val="lightGray"/>
        </w:rPr>
      </w:pPr>
      <w:r w:rsidRPr="00366FE7">
        <w:rPr>
          <w:rFonts w:ascii="Lucida Console" w:eastAsia="Times New Roman" w:hAnsi="Lucida Console" w:cs="Courier New"/>
          <w:color w:val="000000" w:themeColor="text1"/>
          <w:sz w:val="18"/>
          <w:szCs w:val="18"/>
          <w:highlight w:val="lightGray"/>
        </w:rPr>
        <w:t>then</w:t>
      </w:r>
    </w:p>
    <w:p w14:paraId="74E80BBF" w14:textId="39E20197" w:rsidR="00366FE7" w:rsidRPr="00366FE7" w:rsidRDefault="00366FE7" w:rsidP="0036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Lucida Console" w:eastAsia="Times New Roman" w:hAnsi="Lucida Console" w:cs="Courier New"/>
          <w:color w:val="000000" w:themeColor="text1"/>
          <w:sz w:val="18"/>
          <w:szCs w:val="18"/>
          <w:highlight w:val="lightGray"/>
        </w:rPr>
      </w:pPr>
      <w:proofErr w:type="spellStart"/>
      <w:r w:rsidRPr="00366FE7">
        <w:rPr>
          <w:rFonts w:ascii="Lucida Console" w:eastAsia="Times New Roman" w:hAnsi="Lucida Console" w:cs="Courier New"/>
          <w:color w:val="000000" w:themeColor="text1"/>
          <w:sz w:val="18"/>
          <w:szCs w:val="18"/>
          <w:highlight w:val="lightGray"/>
        </w:rPr>
        <w:t>wget</w:t>
      </w:r>
      <w:proofErr w:type="spellEnd"/>
      <w:r w:rsidRPr="00366FE7">
        <w:rPr>
          <w:rFonts w:ascii="Lucida Console" w:eastAsia="Times New Roman" w:hAnsi="Lucida Console" w:cs="Courier New"/>
          <w:color w:val="000000" w:themeColor="text1"/>
          <w:sz w:val="18"/>
          <w:szCs w:val="18"/>
          <w:highlight w:val="lightGray"/>
        </w:rPr>
        <w:t xml:space="preserve"> --no-check-certificate -O Dynatrace-OneAgent-Linux.sh "</w:t>
      </w:r>
      <w:r w:rsidR="002E42C8">
        <w:rPr>
          <w:rFonts w:ascii="Lucida Console" w:eastAsia="Times New Roman" w:hAnsi="Lucida Console" w:cs="Courier New"/>
          <w:color w:val="000000" w:themeColor="text1"/>
          <w:sz w:val="18"/>
          <w:szCs w:val="18"/>
          <w:highlight w:val="lightGray"/>
        </w:rPr>
        <w:t>URL</w:t>
      </w:r>
      <w:r w:rsidRPr="00366FE7">
        <w:rPr>
          <w:rFonts w:ascii="Lucida Console" w:eastAsia="Times New Roman" w:hAnsi="Lucida Console" w:cs="Courier New"/>
          <w:color w:val="000000" w:themeColor="text1"/>
          <w:sz w:val="18"/>
          <w:szCs w:val="18"/>
          <w:highlight w:val="lightGray"/>
        </w:rPr>
        <w:t xml:space="preserve">" --header="Authorization: </w:t>
      </w:r>
      <w:proofErr w:type="spellStart"/>
      <w:r w:rsidRPr="00366FE7">
        <w:rPr>
          <w:rFonts w:ascii="Lucida Console" w:eastAsia="Times New Roman" w:hAnsi="Lucida Console" w:cs="Courier New"/>
          <w:color w:val="000000" w:themeColor="text1"/>
          <w:sz w:val="18"/>
          <w:szCs w:val="18"/>
          <w:highlight w:val="lightGray"/>
        </w:rPr>
        <w:t>Api</w:t>
      </w:r>
      <w:proofErr w:type="spellEnd"/>
      <w:r w:rsidRPr="00366FE7">
        <w:rPr>
          <w:rFonts w:ascii="Lucida Console" w:eastAsia="Times New Roman" w:hAnsi="Lucida Console" w:cs="Courier New"/>
          <w:color w:val="000000" w:themeColor="text1"/>
          <w:sz w:val="18"/>
          <w:szCs w:val="18"/>
          <w:highlight w:val="lightGray"/>
        </w:rPr>
        <w:t xml:space="preserve">-Token </w:t>
      </w:r>
      <w:r w:rsidR="00AF4AE7">
        <w:rPr>
          <w:rFonts w:ascii="Lucida Console" w:eastAsia="Times New Roman" w:hAnsi="Lucida Console" w:cs="Courier New"/>
          <w:color w:val="000000" w:themeColor="text1"/>
          <w:sz w:val="18"/>
          <w:szCs w:val="18"/>
          <w:highlight w:val="lightGray"/>
        </w:rPr>
        <w:t>ab</w:t>
      </w:r>
      <w:r w:rsidRPr="00366FE7">
        <w:rPr>
          <w:rFonts w:ascii="Lucida Console" w:eastAsia="Times New Roman" w:hAnsi="Lucida Console" w:cs="Courier New"/>
          <w:color w:val="000000" w:themeColor="text1"/>
          <w:sz w:val="18"/>
          <w:szCs w:val="18"/>
          <w:highlight w:val="lightGray"/>
        </w:rPr>
        <w:t>0c01.</w:t>
      </w:r>
      <w:r w:rsidR="002E42C8">
        <w:rPr>
          <w:rFonts w:ascii="Lucida Console" w:eastAsia="Times New Roman" w:hAnsi="Lucida Console" w:cs="Courier New"/>
          <w:color w:val="000000" w:themeColor="text1"/>
          <w:sz w:val="18"/>
          <w:szCs w:val="18"/>
          <w:highlight w:val="lightGray"/>
        </w:rPr>
        <w:t>ABCDEFGH1HI23JK45</w:t>
      </w:r>
      <w:r w:rsidRPr="00366FE7">
        <w:rPr>
          <w:rFonts w:ascii="Lucida Console" w:eastAsia="Times New Roman" w:hAnsi="Lucida Console" w:cs="Courier New"/>
          <w:color w:val="000000" w:themeColor="text1"/>
          <w:sz w:val="18"/>
          <w:szCs w:val="18"/>
          <w:highlight w:val="lightGray"/>
        </w:rPr>
        <w:t>Y</w:t>
      </w:r>
      <w:r w:rsidR="002E42C8">
        <w:rPr>
          <w:rFonts w:ascii="Lucida Console" w:eastAsia="Times New Roman" w:hAnsi="Lucida Console" w:cs="Courier New"/>
          <w:color w:val="000000" w:themeColor="text1"/>
          <w:sz w:val="18"/>
          <w:szCs w:val="18"/>
          <w:highlight w:val="lightGray"/>
        </w:rPr>
        <w:t>LMNOPQRS</w:t>
      </w:r>
      <w:r w:rsidRPr="00366FE7">
        <w:rPr>
          <w:rFonts w:ascii="Lucida Console" w:eastAsia="Times New Roman" w:hAnsi="Lucida Console" w:cs="Courier New"/>
          <w:color w:val="000000" w:themeColor="text1"/>
          <w:sz w:val="18"/>
          <w:szCs w:val="18"/>
          <w:highlight w:val="lightGray"/>
        </w:rPr>
        <w:t>.HUG3OO7YUFKRGQATWJGTTIBATHDLYGNIYI2MHEWJQ2MFG3VKL4QJ7UAGSSCIDD32"</w:t>
      </w:r>
    </w:p>
    <w:p w14:paraId="051799B9" w14:textId="77777777" w:rsidR="00366FE7" w:rsidRPr="00366FE7" w:rsidRDefault="00366FE7" w:rsidP="0036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Lucida Console" w:eastAsia="Times New Roman" w:hAnsi="Lucida Console" w:cs="Courier New"/>
          <w:color w:val="000000" w:themeColor="text1"/>
          <w:sz w:val="18"/>
          <w:szCs w:val="18"/>
          <w:highlight w:val="lightGray"/>
        </w:rPr>
      </w:pPr>
      <w:r w:rsidRPr="00366FE7">
        <w:rPr>
          <w:rFonts w:ascii="Lucida Console" w:eastAsia="Times New Roman" w:hAnsi="Lucida Console" w:cs="Courier New"/>
          <w:color w:val="000000" w:themeColor="text1"/>
          <w:sz w:val="18"/>
          <w:szCs w:val="18"/>
          <w:highlight w:val="lightGray"/>
        </w:rPr>
        <w:t>/bin/</w:t>
      </w:r>
      <w:proofErr w:type="spellStart"/>
      <w:r w:rsidRPr="00366FE7">
        <w:rPr>
          <w:rFonts w:ascii="Lucida Console" w:eastAsia="Times New Roman" w:hAnsi="Lucida Console" w:cs="Courier New"/>
          <w:color w:val="000000" w:themeColor="text1"/>
          <w:sz w:val="18"/>
          <w:szCs w:val="18"/>
          <w:highlight w:val="lightGray"/>
        </w:rPr>
        <w:t>sh</w:t>
      </w:r>
      <w:proofErr w:type="spellEnd"/>
      <w:r w:rsidRPr="00366FE7">
        <w:rPr>
          <w:rFonts w:ascii="Lucida Console" w:eastAsia="Times New Roman" w:hAnsi="Lucida Console" w:cs="Courier New"/>
          <w:color w:val="000000" w:themeColor="text1"/>
          <w:sz w:val="18"/>
          <w:szCs w:val="18"/>
          <w:highlight w:val="lightGray"/>
        </w:rPr>
        <w:t xml:space="preserve"> Dynatrace-OneAgent-Linux.sh --set-host-group=PRE_TMA_${ENVIRONMENT}</w:t>
      </w:r>
    </w:p>
    <w:p w14:paraId="75710115" w14:textId="77777777" w:rsidR="00366FE7" w:rsidRPr="00366FE7" w:rsidRDefault="00366FE7" w:rsidP="0036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Lucida Console" w:eastAsia="Times New Roman" w:hAnsi="Lucida Console" w:cs="Courier New"/>
          <w:color w:val="000000" w:themeColor="text1"/>
          <w:sz w:val="18"/>
          <w:szCs w:val="18"/>
        </w:rPr>
      </w:pPr>
      <w:r w:rsidRPr="00366FE7">
        <w:rPr>
          <w:rFonts w:ascii="Lucida Console" w:eastAsia="Times New Roman" w:hAnsi="Lucida Console" w:cs="Courier New"/>
          <w:color w:val="000000" w:themeColor="text1"/>
          <w:sz w:val="18"/>
          <w:szCs w:val="18"/>
          <w:highlight w:val="lightGray"/>
        </w:rPr>
        <w:t>fi</w:t>
      </w:r>
    </w:p>
    <w:p w14:paraId="6C99A31D" w14:textId="2488C26A" w:rsidR="00366FE7" w:rsidRPr="00652486" w:rsidRDefault="00B43720" w:rsidP="0037549D">
      <w:r w:rsidRPr="00652486">
        <w:t xml:space="preserve">This checks if the environment is DSE2, and if </w:t>
      </w:r>
      <w:proofErr w:type="gramStart"/>
      <w:r w:rsidRPr="00652486">
        <w:t>so</w:t>
      </w:r>
      <w:proofErr w:type="gramEnd"/>
      <w:r w:rsidRPr="00652486">
        <w:t xml:space="preserve"> it downloads </w:t>
      </w:r>
      <w:proofErr w:type="spellStart"/>
      <w:r w:rsidRPr="00652486">
        <w:t>DynaTrace</w:t>
      </w:r>
      <w:proofErr w:type="spellEnd"/>
      <w:r w:rsidRPr="00652486">
        <w:t>, installs it, and sets the host-group to PRE_TMA_&lt;env&gt;. Tom needed the script changed so that:</w:t>
      </w:r>
    </w:p>
    <w:p w14:paraId="2D972D22" w14:textId="7627B001" w:rsidR="00B43720" w:rsidRPr="00652486" w:rsidRDefault="00B43720" w:rsidP="00B43720">
      <w:pPr>
        <w:pStyle w:val="ListParagraph"/>
        <w:numPr>
          <w:ilvl w:val="0"/>
          <w:numId w:val="4"/>
        </w:numPr>
      </w:pPr>
      <w:r w:rsidRPr="00652486">
        <w:t>It follows all those steps unless the environment is PRD or PTE</w:t>
      </w:r>
    </w:p>
    <w:p w14:paraId="6B980721" w14:textId="19B76A9B" w:rsidR="00B43720" w:rsidRPr="00652486" w:rsidRDefault="00B43720" w:rsidP="00B43720">
      <w:pPr>
        <w:pStyle w:val="ListParagraph"/>
        <w:numPr>
          <w:ilvl w:val="0"/>
          <w:numId w:val="4"/>
        </w:numPr>
      </w:pPr>
      <w:r w:rsidRPr="00652486">
        <w:t>The host-group name becomes PRE-NOTS-&lt;env&gt;</w:t>
      </w:r>
    </w:p>
    <w:p w14:paraId="2C8177A7" w14:textId="231E8E98" w:rsidR="00B43720" w:rsidRPr="00652486" w:rsidRDefault="00B43720" w:rsidP="00B43720">
      <w:pPr>
        <w:pStyle w:val="ListParagraph"/>
        <w:numPr>
          <w:ilvl w:val="0"/>
          <w:numId w:val="4"/>
        </w:numPr>
      </w:pPr>
      <w:r w:rsidRPr="00652486">
        <w:t xml:space="preserve">In the environments PRD or </w:t>
      </w:r>
      <w:proofErr w:type="gramStart"/>
      <w:r w:rsidRPr="00652486">
        <w:t>PTE</w:t>
      </w:r>
      <w:proofErr w:type="gramEnd"/>
      <w:r w:rsidRPr="00652486">
        <w:t xml:space="preserve"> it should do a similar thing but have a different URL</w:t>
      </w:r>
    </w:p>
    <w:p w14:paraId="66512A78" w14:textId="6293E26A" w:rsidR="00B43720" w:rsidRPr="00652486" w:rsidRDefault="00B43720" w:rsidP="00B43720">
      <w:pPr>
        <w:pStyle w:val="ListParagraph"/>
        <w:numPr>
          <w:ilvl w:val="0"/>
          <w:numId w:val="4"/>
        </w:numPr>
      </w:pPr>
      <w:r w:rsidRPr="00652486">
        <w:t xml:space="preserve">In PRD and </w:t>
      </w:r>
      <w:proofErr w:type="gramStart"/>
      <w:r w:rsidRPr="00652486">
        <w:t>PTE</w:t>
      </w:r>
      <w:proofErr w:type="gramEnd"/>
      <w:r w:rsidRPr="00652486">
        <w:t xml:space="preserve"> the host-group name becomes PRD-NOTS-&lt;env&gt;</w:t>
      </w:r>
    </w:p>
    <w:p w14:paraId="5E61F657" w14:textId="4462A378" w:rsidR="00B43720" w:rsidRPr="00652486" w:rsidRDefault="00B43720" w:rsidP="00B43720">
      <w:r w:rsidRPr="00652486">
        <w:t>This ticket follows a plan-do-check-act scheme.</w:t>
      </w:r>
      <w:r w:rsidR="00C25E95">
        <w:t xml:space="preserve"> The PLAN stage takes place when I get on a call with my LM and simply talk through the brief, what is required, and how I might go about completing it. Then </w:t>
      </w:r>
      <w:proofErr w:type="spellStart"/>
      <w:r w:rsidR="00C25E95">
        <w:t>the</w:t>
      </w:r>
      <w:proofErr w:type="spellEnd"/>
      <w:r w:rsidR="00C25E95">
        <w:t xml:space="preserve"> DO stage, when I go away and write up the code that is required. The CHECK stage happens when I reconvene with my LM, explain to him what I am unsure of in the code, and he proposes a simple way I can check it. Then the ACT stage occurs when the script I have written is approved, and I am able to merge </w:t>
      </w:r>
      <w:proofErr w:type="gramStart"/>
      <w:r w:rsidR="00C25E95">
        <w:t>it</w:t>
      </w:r>
      <w:proofErr w:type="gramEnd"/>
      <w:r w:rsidR="00C25E95">
        <w:t xml:space="preserve"> so it becomes a functioning and useful part of our codebase. </w:t>
      </w:r>
      <w:r w:rsidR="00B235D2" w:rsidRPr="00652486">
        <w:br/>
      </w:r>
      <w:hyperlink w:anchor="Knowledge_4" w:history="1">
        <w:r w:rsidR="00B235D2" w:rsidRPr="00652486">
          <w:rPr>
            <w:rStyle w:val="Hyperlink"/>
          </w:rPr>
          <w:t>K6</w:t>
        </w:r>
      </w:hyperlink>
    </w:p>
    <w:p w14:paraId="30236267" w14:textId="6C31D3CC" w:rsidR="00426A01" w:rsidRPr="00652486" w:rsidRDefault="00426A01" w:rsidP="00C04AB0">
      <w:pPr>
        <w:pStyle w:val="Heading5"/>
      </w:pPr>
      <w:r w:rsidRPr="00652486">
        <w:t>Ticket Process</w:t>
      </w:r>
    </w:p>
    <w:p w14:paraId="5A74374C" w14:textId="08D71750" w:rsidR="00C04AB0" w:rsidRPr="00652486" w:rsidRDefault="00B43720" w:rsidP="0037549D">
      <w:r w:rsidRPr="00652486">
        <w:rPr>
          <w:rStyle w:val="SubtleEmphasis"/>
        </w:rPr>
        <w:t>Call with Tom</w:t>
      </w:r>
      <w:r w:rsidR="00C04AB0" w:rsidRPr="00652486">
        <w:rPr>
          <w:rStyle w:val="SubtleEmphasis"/>
        </w:rPr>
        <w:br/>
      </w:r>
      <w:r w:rsidRPr="00652486">
        <w:t xml:space="preserve">On the call with Tom he outlined all the above information to </w:t>
      </w:r>
      <w:r w:rsidR="00C25E95" w:rsidRPr="00652486">
        <w:t>me and</w:t>
      </w:r>
      <w:r w:rsidR="00383E73" w:rsidRPr="00652486">
        <w:t xml:space="preserve"> explained more about </w:t>
      </w:r>
      <w:proofErr w:type="spellStart"/>
      <w:r w:rsidR="00383E73" w:rsidRPr="00652486">
        <w:t>DynaTrace</w:t>
      </w:r>
      <w:proofErr w:type="spellEnd"/>
      <w:r w:rsidR="00383E73" w:rsidRPr="00652486">
        <w:t xml:space="preserve"> and the way it works. Initially this job would have been to install </w:t>
      </w:r>
      <w:proofErr w:type="spellStart"/>
      <w:r w:rsidR="00383E73" w:rsidRPr="00652486">
        <w:t>DynaTrace</w:t>
      </w:r>
      <w:proofErr w:type="spellEnd"/>
      <w:r w:rsidR="00383E73" w:rsidRPr="00652486">
        <w:t xml:space="preserve"> on all the Lambdas too if there were any that Tom had missed, however after having checked them I realised he’d been very thorough.</w:t>
      </w:r>
      <w:r w:rsidR="00D022A0" w:rsidRPr="00652486">
        <w:t xml:space="preserve"> It was useful to talk through a plan of action, even for something as simple as this.</w:t>
      </w:r>
      <w:r w:rsidR="00C25E95">
        <w:t xml:space="preserve"> I explained a basic plan of a script to use, in simple terms. </w:t>
      </w:r>
    </w:p>
    <w:p w14:paraId="02DF8334" w14:textId="2973C2F0" w:rsidR="00383E73" w:rsidRPr="00C04AB0" w:rsidRDefault="00B43720" w:rsidP="0037549D">
      <w:pPr>
        <w:rPr>
          <w:i/>
          <w:iCs/>
          <w:color w:val="794908" w:themeColor="accent1" w:themeShade="7F"/>
        </w:rPr>
      </w:pPr>
      <w:r w:rsidRPr="00652486">
        <w:rPr>
          <w:rStyle w:val="SubtleEmphasis"/>
        </w:rPr>
        <w:t>Proposing a script</w:t>
      </w:r>
      <w:r w:rsidR="00C04AB0" w:rsidRPr="00652486">
        <w:rPr>
          <w:rStyle w:val="SubtleEmphasis"/>
        </w:rPr>
        <w:br/>
      </w:r>
      <w:r w:rsidR="00383E73" w:rsidRPr="00652486">
        <w:t>I quickly got back to Tom after the call with a script that looked like this:</w:t>
      </w:r>
    </w:p>
    <w:p w14:paraId="58560709" w14:textId="77777777"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r w:rsidRPr="00D022A0">
        <w:rPr>
          <w:rFonts w:ascii="Lucida Console" w:hAnsi="Lucida Console"/>
          <w:color w:val="000000" w:themeColor="text1"/>
          <w:sz w:val="18"/>
          <w:szCs w:val="18"/>
          <w:highlight w:val="lightGray"/>
        </w:rPr>
        <w:t>if [ $ENVIRONMENT == 'PTE*</w:t>
      </w:r>
      <w:proofErr w:type="gramStart"/>
      <w:r w:rsidRPr="00D022A0">
        <w:rPr>
          <w:rFonts w:ascii="Lucida Console" w:hAnsi="Lucida Console"/>
          <w:color w:val="000000" w:themeColor="text1"/>
          <w:sz w:val="18"/>
          <w:szCs w:val="18"/>
          <w:highlight w:val="lightGray"/>
        </w:rPr>
        <w:t>' ]</w:t>
      </w:r>
      <w:proofErr w:type="gramEnd"/>
      <w:r w:rsidRPr="00D022A0">
        <w:rPr>
          <w:rFonts w:ascii="Lucida Console" w:hAnsi="Lucida Console"/>
          <w:color w:val="000000" w:themeColor="text1"/>
          <w:sz w:val="18"/>
          <w:szCs w:val="18"/>
          <w:highlight w:val="lightGray"/>
        </w:rPr>
        <w:t xml:space="preserve"> || [ $ENVIRONMENT == 'PRD*' ]</w:t>
      </w:r>
    </w:p>
    <w:p w14:paraId="7758C287" w14:textId="77777777"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r w:rsidRPr="00D022A0">
        <w:rPr>
          <w:rFonts w:ascii="Lucida Console" w:hAnsi="Lucida Console"/>
          <w:color w:val="000000" w:themeColor="text1"/>
          <w:sz w:val="18"/>
          <w:szCs w:val="18"/>
          <w:highlight w:val="lightGray"/>
        </w:rPr>
        <w:lastRenderedPageBreak/>
        <w:t>then</w:t>
      </w:r>
    </w:p>
    <w:p w14:paraId="232BA237" w14:textId="2E855711"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proofErr w:type="spellStart"/>
      <w:r w:rsidRPr="00D022A0">
        <w:rPr>
          <w:rFonts w:ascii="Lucida Console" w:hAnsi="Lucida Console"/>
          <w:color w:val="000000" w:themeColor="text1"/>
          <w:sz w:val="18"/>
          <w:szCs w:val="18"/>
          <w:highlight w:val="lightGray"/>
        </w:rPr>
        <w:t>wget</w:t>
      </w:r>
      <w:proofErr w:type="spellEnd"/>
      <w:r w:rsidRPr="00D022A0">
        <w:rPr>
          <w:rFonts w:ascii="Lucida Console" w:hAnsi="Lucida Console"/>
          <w:color w:val="000000" w:themeColor="text1"/>
          <w:sz w:val="18"/>
          <w:szCs w:val="18"/>
          <w:highlight w:val="lightGray"/>
        </w:rPr>
        <w:t xml:space="preserve"> --no-check-certificate -O Dynatrace-OneAgent-Linux.sh "</w:t>
      </w:r>
      <w:hyperlink r:id="rId28" w:tgtFrame="_blank" w:history="1">
        <w:r w:rsidR="002E42C8">
          <w:rPr>
            <w:rStyle w:val="Hyperlink"/>
            <w:rFonts w:ascii="Lucida Console" w:hAnsi="Lucida Console"/>
            <w:color w:val="000000" w:themeColor="text1"/>
            <w:sz w:val="18"/>
            <w:szCs w:val="18"/>
            <w:highlight w:val="lightGray"/>
          </w:rPr>
          <w:t>URL</w:t>
        </w:r>
      </w:hyperlink>
      <w:r w:rsidRPr="00D022A0">
        <w:rPr>
          <w:rFonts w:ascii="Lucida Console" w:hAnsi="Lucida Console"/>
          <w:color w:val="000000" w:themeColor="text1"/>
          <w:sz w:val="18"/>
          <w:szCs w:val="18"/>
          <w:highlight w:val="lightGray"/>
        </w:rPr>
        <w:t xml:space="preserve">" --header="Authorization: </w:t>
      </w:r>
      <w:proofErr w:type="spellStart"/>
      <w:r w:rsidRPr="00D022A0">
        <w:rPr>
          <w:rFonts w:ascii="Lucida Console" w:hAnsi="Lucida Console"/>
          <w:color w:val="000000" w:themeColor="text1"/>
          <w:sz w:val="18"/>
          <w:szCs w:val="18"/>
          <w:highlight w:val="lightGray"/>
        </w:rPr>
        <w:t>Api</w:t>
      </w:r>
      <w:proofErr w:type="spellEnd"/>
      <w:r w:rsidRPr="00D022A0">
        <w:rPr>
          <w:rFonts w:ascii="Lucida Console" w:hAnsi="Lucida Console"/>
          <w:color w:val="000000" w:themeColor="text1"/>
          <w:sz w:val="18"/>
          <w:szCs w:val="18"/>
          <w:highlight w:val="lightGray"/>
        </w:rPr>
        <w:t xml:space="preserve">-Token </w:t>
      </w:r>
      <w:r w:rsidR="002E42C8">
        <w:rPr>
          <w:rFonts w:ascii="Lucida Console" w:hAnsi="Lucida Console"/>
          <w:color w:val="000000" w:themeColor="text1"/>
          <w:sz w:val="18"/>
          <w:szCs w:val="18"/>
          <w:highlight w:val="lightGray"/>
        </w:rPr>
        <w:t>ab</w:t>
      </w:r>
      <w:r w:rsidR="002E42C8" w:rsidRPr="00366FE7">
        <w:rPr>
          <w:rFonts w:ascii="Lucida Console" w:hAnsi="Lucida Console"/>
          <w:color w:val="000000" w:themeColor="text1"/>
          <w:sz w:val="18"/>
          <w:szCs w:val="18"/>
          <w:highlight w:val="lightGray"/>
        </w:rPr>
        <w:t>0c01.</w:t>
      </w:r>
      <w:r w:rsidR="002E42C8">
        <w:rPr>
          <w:rFonts w:ascii="Lucida Console" w:hAnsi="Lucida Console"/>
          <w:color w:val="000000" w:themeColor="text1"/>
          <w:sz w:val="18"/>
          <w:szCs w:val="18"/>
          <w:highlight w:val="lightGray"/>
        </w:rPr>
        <w:t>ABCDEFGH1HI23JK45</w:t>
      </w:r>
      <w:r w:rsidR="002E42C8" w:rsidRPr="00366FE7">
        <w:rPr>
          <w:rFonts w:ascii="Lucida Console" w:hAnsi="Lucida Console"/>
          <w:color w:val="000000" w:themeColor="text1"/>
          <w:sz w:val="18"/>
          <w:szCs w:val="18"/>
          <w:highlight w:val="lightGray"/>
        </w:rPr>
        <w:t>Y</w:t>
      </w:r>
      <w:r w:rsidR="002E42C8">
        <w:rPr>
          <w:rFonts w:ascii="Lucida Console" w:hAnsi="Lucida Console"/>
          <w:color w:val="000000" w:themeColor="text1"/>
          <w:sz w:val="18"/>
          <w:szCs w:val="18"/>
          <w:highlight w:val="lightGray"/>
        </w:rPr>
        <w:t>LMNOPQRS</w:t>
      </w:r>
      <w:r w:rsidR="002E42C8" w:rsidRPr="00366FE7">
        <w:rPr>
          <w:rFonts w:ascii="Lucida Console" w:hAnsi="Lucida Console"/>
          <w:color w:val="000000" w:themeColor="text1"/>
          <w:sz w:val="18"/>
          <w:szCs w:val="18"/>
          <w:highlight w:val="lightGray"/>
        </w:rPr>
        <w:t>.HUG3OO7YUFKRGQATWJGTTIBATHDLYGNIYI2MHEWJQ2MFG3VKL4QJ7UAGSSCIDD32</w:t>
      </w:r>
      <w:r w:rsidRPr="00D022A0">
        <w:rPr>
          <w:rFonts w:ascii="Lucida Console" w:hAnsi="Lucida Console"/>
          <w:color w:val="000000" w:themeColor="text1"/>
          <w:sz w:val="18"/>
          <w:szCs w:val="18"/>
          <w:highlight w:val="lightGray"/>
        </w:rPr>
        <w:t>"</w:t>
      </w:r>
    </w:p>
    <w:p w14:paraId="5BFAE47B" w14:textId="77777777"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r w:rsidRPr="00D022A0">
        <w:rPr>
          <w:rFonts w:ascii="Lucida Console" w:hAnsi="Lucida Console"/>
          <w:color w:val="000000" w:themeColor="text1"/>
          <w:sz w:val="18"/>
          <w:szCs w:val="18"/>
          <w:highlight w:val="lightGray"/>
        </w:rPr>
        <w:t>/bin/</w:t>
      </w:r>
      <w:proofErr w:type="spellStart"/>
      <w:r w:rsidRPr="00D022A0">
        <w:rPr>
          <w:rFonts w:ascii="Lucida Console" w:hAnsi="Lucida Console"/>
          <w:color w:val="000000" w:themeColor="text1"/>
          <w:sz w:val="18"/>
          <w:szCs w:val="18"/>
          <w:highlight w:val="lightGray"/>
        </w:rPr>
        <w:t>sh</w:t>
      </w:r>
      <w:proofErr w:type="spellEnd"/>
      <w:r w:rsidRPr="00D022A0">
        <w:rPr>
          <w:rFonts w:ascii="Lucida Console" w:hAnsi="Lucida Console"/>
          <w:color w:val="000000" w:themeColor="text1"/>
          <w:sz w:val="18"/>
          <w:szCs w:val="18"/>
          <w:highlight w:val="lightGray"/>
        </w:rPr>
        <w:t xml:space="preserve"> Dynatrace-OneAgent-Linux.sh --set-host-group=PRD_NOTS_${ENVIRONMENT}</w:t>
      </w:r>
    </w:p>
    <w:p w14:paraId="2B1CD438" w14:textId="31833293"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r w:rsidRPr="00D022A0">
        <w:rPr>
          <w:rFonts w:ascii="Lucida Console" w:hAnsi="Lucida Console"/>
          <w:color w:val="000000" w:themeColor="text1"/>
          <w:sz w:val="18"/>
          <w:szCs w:val="18"/>
          <w:highlight w:val="lightGray"/>
        </w:rPr>
        <w:t>el</w:t>
      </w:r>
      <w:r w:rsidR="00FE0DED">
        <w:rPr>
          <w:rFonts w:ascii="Lucida Console" w:hAnsi="Lucida Console"/>
          <w:color w:val="000000" w:themeColor="text1"/>
          <w:sz w:val="18"/>
          <w:szCs w:val="18"/>
          <w:highlight w:val="lightGray"/>
        </w:rPr>
        <w:t>se</w:t>
      </w:r>
    </w:p>
    <w:p w14:paraId="0C06409D" w14:textId="1585985E"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proofErr w:type="spellStart"/>
      <w:r w:rsidRPr="00D022A0">
        <w:rPr>
          <w:rFonts w:ascii="Lucida Console" w:hAnsi="Lucida Console"/>
          <w:color w:val="000000" w:themeColor="text1"/>
          <w:sz w:val="18"/>
          <w:szCs w:val="18"/>
          <w:highlight w:val="lightGray"/>
        </w:rPr>
        <w:t>wget</w:t>
      </w:r>
      <w:proofErr w:type="spellEnd"/>
      <w:r w:rsidRPr="00D022A0">
        <w:rPr>
          <w:rFonts w:ascii="Lucida Console" w:hAnsi="Lucida Console"/>
          <w:color w:val="000000" w:themeColor="text1"/>
          <w:sz w:val="18"/>
          <w:szCs w:val="18"/>
          <w:highlight w:val="lightGray"/>
        </w:rPr>
        <w:t xml:space="preserve"> --no-check-certificate -O Dynatrace-OneAgent-Linux.sh "</w:t>
      </w:r>
      <w:r w:rsidR="002E42C8">
        <w:rPr>
          <w:rFonts w:ascii="Lucida Console" w:hAnsi="Lucida Console"/>
          <w:color w:val="000000" w:themeColor="text1"/>
          <w:sz w:val="18"/>
          <w:szCs w:val="18"/>
          <w:highlight w:val="lightGray"/>
        </w:rPr>
        <w:t>ALT_URL</w:t>
      </w:r>
      <w:r w:rsidRPr="00D022A0">
        <w:rPr>
          <w:rFonts w:ascii="Lucida Console" w:hAnsi="Lucida Console"/>
          <w:color w:val="000000" w:themeColor="text1"/>
          <w:sz w:val="18"/>
          <w:szCs w:val="18"/>
          <w:highlight w:val="lightGray"/>
        </w:rPr>
        <w:t xml:space="preserve"> --header="Authorization: </w:t>
      </w:r>
      <w:proofErr w:type="spellStart"/>
      <w:r w:rsidRPr="00D022A0">
        <w:rPr>
          <w:rFonts w:ascii="Lucida Console" w:hAnsi="Lucida Console"/>
          <w:color w:val="000000" w:themeColor="text1"/>
          <w:sz w:val="18"/>
          <w:szCs w:val="18"/>
          <w:highlight w:val="lightGray"/>
        </w:rPr>
        <w:t>Api</w:t>
      </w:r>
      <w:proofErr w:type="spellEnd"/>
      <w:r w:rsidRPr="00D022A0">
        <w:rPr>
          <w:rFonts w:ascii="Lucida Console" w:hAnsi="Lucida Console"/>
          <w:color w:val="000000" w:themeColor="text1"/>
          <w:sz w:val="18"/>
          <w:szCs w:val="18"/>
          <w:highlight w:val="lightGray"/>
        </w:rPr>
        <w:t xml:space="preserve">-Token </w:t>
      </w:r>
      <w:r w:rsidR="002E42C8">
        <w:rPr>
          <w:rFonts w:ascii="Lucida Console" w:hAnsi="Lucida Console"/>
          <w:color w:val="000000" w:themeColor="text1"/>
          <w:sz w:val="18"/>
          <w:szCs w:val="18"/>
          <w:highlight w:val="lightGray"/>
        </w:rPr>
        <w:t>ab</w:t>
      </w:r>
      <w:r w:rsidR="002E42C8" w:rsidRPr="00366FE7">
        <w:rPr>
          <w:rFonts w:ascii="Lucida Console" w:hAnsi="Lucida Console"/>
          <w:color w:val="000000" w:themeColor="text1"/>
          <w:sz w:val="18"/>
          <w:szCs w:val="18"/>
          <w:highlight w:val="lightGray"/>
        </w:rPr>
        <w:t>0c01.</w:t>
      </w:r>
      <w:r w:rsidR="002E42C8">
        <w:rPr>
          <w:rFonts w:ascii="Lucida Console" w:hAnsi="Lucida Console"/>
          <w:color w:val="000000" w:themeColor="text1"/>
          <w:sz w:val="18"/>
          <w:szCs w:val="18"/>
          <w:highlight w:val="lightGray"/>
        </w:rPr>
        <w:t>ABCDEFGH1HI23JK45</w:t>
      </w:r>
      <w:r w:rsidR="002E42C8" w:rsidRPr="00366FE7">
        <w:rPr>
          <w:rFonts w:ascii="Lucida Console" w:hAnsi="Lucida Console"/>
          <w:color w:val="000000" w:themeColor="text1"/>
          <w:sz w:val="18"/>
          <w:szCs w:val="18"/>
          <w:highlight w:val="lightGray"/>
        </w:rPr>
        <w:t>Y</w:t>
      </w:r>
      <w:r w:rsidR="002E42C8">
        <w:rPr>
          <w:rFonts w:ascii="Lucida Console" w:hAnsi="Lucida Console"/>
          <w:color w:val="000000" w:themeColor="text1"/>
          <w:sz w:val="18"/>
          <w:szCs w:val="18"/>
          <w:highlight w:val="lightGray"/>
        </w:rPr>
        <w:t>LMNOPQRS</w:t>
      </w:r>
      <w:r w:rsidR="002E42C8" w:rsidRPr="00366FE7">
        <w:rPr>
          <w:rFonts w:ascii="Lucida Console" w:hAnsi="Lucida Console"/>
          <w:color w:val="000000" w:themeColor="text1"/>
          <w:sz w:val="18"/>
          <w:szCs w:val="18"/>
          <w:highlight w:val="lightGray"/>
        </w:rPr>
        <w:t>.HUG3OO7YUFKRGQATWJGTTIBATHDLYGNIYI2MHEWJQ2MFG3VKL4QJ7UAGSSCIDD32</w:t>
      </w:r>
      <w:r w:rsidRPr="00D022A0">
        <w:rPr>
          <w:rFonts w:ascii="Lucida Console" w:hAnsi="Lucida Console"/>
          <w:color w:val="000000" w:themeColor="text1"/>
          <w:sz w:val="18"/>
          <w:szCs w:val="18"/>
          <w:highlight w:val="lightGray"/>
        </w:rPr>
        <w:t>"</w:t>
      </w:r>
    </w:p>
    <w:p w14:paraId="66E97976" w14:textId="77777777"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r w:rsidRPr="00D022A0">
        <w:rPr>
          <w:rFonts w:ascii="Lucida Console" w:hAnsi="Lucida Console"/>
          <w:color w:val="000000" w:themeColor="text1"/>
          <w:sz w:val="18"/>
          <w:szCs w:val="18"/>
          <w:highlight w:val="lightGray"/>
        </w:rPr>
        <w:t>/bin/</w:t>
      </w:r>
      <w:proofErr w:type="spellStart"/>
      <w:r w:rsidRPr="00D022A0">
        <w:rPr>
          <w:rFonts w:ascii="Lucida Console" w:hAnsi="Lucida Console"/>
          <w:color w:val="000000" w:themeColor="text1"/>
          <w:sz w:val="18"/>
          <w:szCs w:val="18"/>
          <w:highlight w:val="lightGray"/>
        </w:rPr>
        <w:t>sh</w:t>
      </w:r>
      <w:proofErr w:type="spellEnd"/>
      <w:r w:rsidRPr="00D022A0">
        <w:rPr>
          <w:rFonts w:ascii="Lucida Console" w:hAnsi="Lucida Console"/>
          <w:color w:val="000000" w:themeColor="text1"/>
          <w:sz w:val="18"/>
          <w:szCs w:val="18"/>
          <w:highlight w:val="lightGray"/>
        </w:rPr>
        <w:t xml:space="preserve"> Dynatrace-OneAgent-Linux.sh --set-host-group=PRE_NOTS_${ENVIRONMENT}</w:t>
      </w:r>
    </w:p>
    <w:p w14:paraId="25E58713" w14:textId="77777777" w:rsidR="00383E73" w:rsidRPr="00383E73" w:rsidRDefault="00383E73" w:rsidP="00383E73">
      <w:pPr>
        <w:pStyle w:val="HTMLPreformatted"/>
        <w:spacing w:before="60" w:after="60"/>
        <w:rPr>
          <w:rFonts w:ascii="Lucida Console" w:hAnsi="Lucida Console"/>
          <w:color w:val="000000" w:themeColor="text1"/>
          <w:sz w:val="18"/>
          <w:szCs w:val="18"/>
        </w:rPr>
      </w:pPr>
      <w:r w:rsidRPr="00D022A0">
        <w:rPr>
          <w:rFonts w:ascii="Lucida Console" w:hAnsi="Lucida Console"/>
          <w:color w:val="000000" w:themeColor="text1"/>
          <w:sz w:val="18"/>
          <w:szCs w:val="18"/>
          <w:highlight w:val="lightGray"/>
        </w:rPr>
        <w:t>fi</w:t>
      </w:r>
    </w:p>
    <w:p w14:paraId="06D6CBF8" w14:textId="3EA6185A" w:rsidR="00C25E95" w:rsidRDefault="00383E73" w:rsidP="0037549D">
      <w:r w:rsidRPr="00652486">
        <w:t xml:space="preserve">A simple ‘if’ statement that checked if the environment was PTE or </w:t>
      </w:r>
      <w:r w:rsidR="00F421C7" w:rsidRPr="00652486">
        <w:t>PRD and</w:t>
      </w:r>
      <w:r w:rsidRPr="00652486">
        <w:t xml:space="preserve"> did a different thing depending on the outcome. There were a few things in this script I was unsure about. The key thing being the ‘wildcards’ I had added after the </w:t>
      </w:r>
      <w:proofErr w:type="spellStart"/>
      <w:r w:rsidRPr="00652486">
        <w:t>envs</w:t>
      </w:r>
      <w:proofErr w:type="spellEnd"/>
      <w:r w:rsidRPr="00652486">
        <w:t xml:space="preserve"> PTE and PRD. I added this to ensure that we could use the same script for DSE1 and DSE2, however I was unsure of the best way to check </w:t>
      </w:r>
      <w:r w:rsidR="00F421C7" w:rsidRPr="00652486">
        <w:t>if the wildcards worked the way I thought they did – beyond googling it</w:t>
      </w:r>
      <w:r w:rsidR="00E84AD6">
        <w:t xml:space="preserve"> (fig. 16)</w:t>
      </w:r>
    </w:p>
    <w:p w14:paraId="36F5A76B" w14:textId="77777777" w:rsidR="00E84AD6" w:rsidRDefault="00C25E95" w:rsidP="0088677F">
      <w:pPr>
        <w:keepNext/>
      </w:pPr>
      <w:r>
        <w:rPr>
          <w:noProof/>
        </w:rPr>
        <mc:AlternateContent>
          <mc:Choice Requires="wps">
            <w:drawing>
              <wp:anchor distT="0" distB="0" distL="114300" distR="114300" simplePos="0" relativeHeight="251659264" behindDoc="0" locked="0" layoutInCell="1" allowOverlap="1" wp14:anchorId="0C376354" wp14:editId="33B45FD1">
                <wp:simplePos x="0" y="0"/>
                <wp:positionH relativeFrom="column">
                  <wp:posOffset>283210</wp:posOffset>
                </wp:positionH>
                <wp:positionV relativeFrom="paragraph">
                  <wp:posOffset>494030</wp:posOffset>
                </wp:positionV>
                <wp:extent cx="5171090" cy="388882"/>
                <wp:effectExtent l="0" t="0" r="10795" b="17780"/>
                <wp:wrapNone/>
                <wp:docPr id="20" name="Rectangle 20"/>
                <wp:cNvGraphicFramePr/>
                <a:graphic xmlns:a="http://schemas.openxmlformats.org/drawingml/2006/main">
                  <a:graphicData uri="http://schemas.microsoft.com/office/word/2010/wordprocessingShape">
                    <wps:wsp>
                      <wps:cNvSpPr/>
                      <wps:spPr>
                        <a:xfrm>
                          <a:off x="0" y="0"/>
                          <a:ext cx="5171090" cy="3888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8CC2B6" id="Rectangle 20" o:spid="_x0000_s1026" style="position:absolute;margin-left:22.3pt;margin-top:38.9pt;width:407.15pt;height:30.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" fillcolor="#f09415 [3204]" strokecolor="#794908 [1604]" strokeweight="1pt"/>
            </w:pict>
          </mc:Fallback>
        </mc:AlternateContent>
      </w:r>
      <w:r>
        <w:rPr>
          <w:noProof/>
        </w:rPr>
        <w:drawing>
          <wp:inline distT="0" distB="0" distL="0" distR="0" wp14:anchorId="2C0CC828" wp14:editId="233EA907">
            <wp:extent cx="5943600" cy="194564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945640"/>
                    </a:xfrm>
                    <a:prstGeom prst="rect">
                      <a:avLst/>
                    </a:prstGeom>
                  </pic:spPr>
                </pic:pic>
              </a:graphicData>
            </a:graphic>
          </wp:inline>
        </w:drawing>
      </w:r>
    </w:p>
    <w:p w14:paraId="08BB3FB4" w14:textId="5B12C991" w:rsidR="00383E73" w:rsidRPr="00652486" w:rsidRDefault="00E84AD6" w:rsidP="0088677F">
      <w:pPr>
        <w:pStyle w:val="Caption"/>
      </w:pPr>
      <w:r>
        <w:t xml:space="preserve">Figure </w:t>
      </w:r>
      <w:fldSimple w:instr=" SEQ Figure \* ARABIC ">
        <w:r w:rsidR="00BF659C">
          <w:rPr>
            <w:noProof/>
          </w:rPr>
          <w:t>16</w:t>
        </w:r>
      </w:fldSimple>
      <w:r>
        <w:t xml:space="preserve"> - Proposing my script to Tom, and setting up a meeting to check it</w:t>
      </w:r>
    </w:p>
    <w:p w14:paraId="2AA03746" w14:textId="6BBAFE60" w:rsidR="00C04AB0" w:rsidRPr="00652486" w:rsidRDefault="00B43720" w:rsidP="00C04AB0">
      <w:pPr>
        <w:keepNext/>
      </w:pPr>
      <w:r w:rsidRPr="00652486">
        <w:rPr>
          <w:rStyle w:val="SubtleEmphasis"/>
        </w:rPr>
        <w:t>Checking the script</w:t>
      </w:r>
      <w:r w:rsidR="00C04AB0" w:rsidRPr="00652486">
        <w:rPr>
          <w:rStyle w:val="SubtleEmphasis"/>
        </w:rPr>
        <w:br/>
      </w:r>
      <w:r w:rsidR="00F421C7" w:rsidRPr="00652486">
        <w:t xml:space="preserve">I hopped back on a call with </w:t>
      </w:r>
      <w:proofErr w:type="gramStart"/>
      <w:r w:rsidR="00F421C7" w:rsidRPr="00652486">
        <w:t>Tom</w:t>
      </w:r>
      <w:proofErr w:type="gramEnd"/>
      <w:r w:rsidR="00F421C7" w:rsidRPr="00652486">
        <w:t xml:space="preserve"> and he suggested a quick and easy way to check the wildcards. Using my </w:t>
      </w:r>
      <w:proofErr w:type="gramStart"/>
      <w:r w:rsidR="00F421C7" w:rsidRPr="00652486">
        <w:t>console</w:t>
      </w:r>
      <w:proofErr w:type="gramEnd"/>
      <w:r w:rsidR="00F421C7" w:rsidRPr="00652486">
        <w:t xml:space="preserve"> </w:t>
      </w:r>
      <w:r w:rsidR="001B2522" w:rsidRPr="00652486">
        <w:t>I wrote a bash script that did pretty much what I was attempting, however much simpler</w:t>
      </w:r>
      <w:r w:rsidR="00C04AB0" w:rsidRPr="00652486">
        <w:t xml:space="preserve"> </w:t>
      </w:r>
      <w:r w:rsidR="00C04AB0" w:rsidRPr="00652486">
        <w:lastRenderedPageBreak/>
        <w:t>(fig. 1</w:t>
      </w:r>
      <w:r w:rsidR="00E84AD6">
        <w:t>7</w:t>
      </w:r>
      <w:r w:rsidR="00C04AB0" w:rsidRPr="00652486">
        <w:t>)</w:t>
      </w:r>
      <w:r w:rsidR="001B2522" w:rsidRPr="00652486">
        <w:t xml:space="preserve">. </w:t>
      </w:r>
      <w:r w:rsidR="001B2522" w:rsidRPr="00652486">
        <w:rPr>
          <w:noProof/>
        </w:rPr>
        <w:drawing>
          <wp:inline distT="0" distB="0" distL="0" distR="0" wp14:anchorId="7F5F0C59" wp14:editId="3EB5C127">
            <wp:extent cx="5943600" cy="3017520"/>
            <wp:effectExtent l="0" t="0" r="0" b="508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14:paraId="27B7A838" w14:textId="19648B67" w:rsidR="00F421C7" w:rsidRPr="00652486" w:rsidRDefault="00C04AB0" w:rsidP="00C04AB0">
      <w:pPr>
        <w:pStyle w:val="Caption"/>
        <w:rPr>
          <w:i/>
          <w:iCs/>
          <w:color w:val="794908" w:themeColor="accent1" w:themeShade="7F"/>
        </w:rPr>
      </w:pPr>
      <w:r w:rsidRPr="00652486">
        <w:t xml:space="preserve">Figure </w:t>
      </w:r>
      <w:fldSimple w:instr=" SEQ Figure \* ARABIC ">
        <w:r w:rsidR="00BF659C">
          <w:rPr>
            <w:noProof/>
          </w:rPr>
          <w:t>17</w:t>
        </w:r>
      </w:fldSimple>
      <w:r w:rsidRPr="00652486">
        <w:t xml:space="preserve"> - A recreation of the tests I ran in the console</w:t>
      </w:r>
    </w:p>
    <w:p w14:paraId="23F68012" w14:textId="5D25850C" w:rsidR="001B2522" w:rsidRPr="00652486" w:rsidRDefault="001B2522" w:rsidP="0037549D">
      <w:r w:rsidRPr="00652486">
        <w:t xml:space="preserve">I found out that the wildcards didn’t work in bash the way I was expecting. Instead, it seemed to produce all the files in a directory. Wildcards only worked the way I was remembering them in regex, and a double square bracket converts bash to regex. </w:t>
      </w:r>
      <w:r w:rsidR="00AC27E5" w:rsidRPr="00652486">
        <w:t xml:space="preserve">I could then test if they </w:t>
      </w:r>
      <w:r w:rsidR="002E42C8" w:rsidRPr="00652486">
        <w:t>worked and</w:t>
      </w:r>
      <w:r w:rsidR="00AC27E5" w:rsidRPr="00652486">
        <w:t xml:space="preserve"> applied this knowledge to the original script.</w:t>
      </w:r>
    </w:p>
    <w:p w14:paraId="741E23A2" w14:textId="25F3054B" w:rsidR="00AC27E5" w:rsidRPr="00652486" w:rsidRDefault="00B43720" w:rsidP="0037549D">
      <w:pPr>
        <w:rPr>
          <w:i/>
          <w:iCs/>
          <w:color w:val="794908" w:themeColor="accent1" w:themeShade="7F"/>
        </w:rPr>
      </w:pPr>
      <w:r w:rsidRPr="00652486">
        <w:rPr>
          <w:rStyle w:val="SubtleEmphasis"/>
        </w:rPr>
        <w:t>Applying the script</w:t>
      </w:r>
      <w:r w:rsidR="00C04AB0" w:rsidRPr="00652486">
        <w:rPr>
          <w:rStyle w:val="SubtleEmphasis"/>
        </w:rPr>
        <w:br/>
      </w:r>
      <w:r w:rsidR="00AC27E5" w:rsidRPr="00652486">
        <w:t>I made the changes to the script, pushed it to a feature branch, and requested review from Tom. He approved and I merged it into DSE2</w:t>
      </w:r>
      <w:r w:rsidR="00C04AB0" w:rsidRPr="00652486">
        <w:t xml:space="preserve"> (fig. 1</w:t>
      </w:r>
      <w:r w:rsidR="00E84AD6">
        <w:t>8</w:t>
      </w:r>
      <w:r w:rsidR="00C04AB0" w:rsidRPr="00652486">
        <w:t>)</w:t>
      </w:r>
      <w:r w:rsidR="00AC27E5" w:rsidRPr="00652486">
        <w:t>.</w:t>
      </w:r>
    </w:p>
    <w:p w14:paraId="2B850B4F" w14:textId="77777777" w:rsidR="00C04AB0" w:rsidRPr="00652486" w:rsidRDefault="00AC27E5" w:rsidP="00C04AB0">
      <w:pPr>
        <w:keepNext/>
      </w:pPr>
      <w:r w:rsidRPr="00652486">
        <w:rPr>
          <w:noProof/>
        </w:rPr>
        <w:drawing>
          <wp:inline distT="0" distB="0" distL="0" distR="0" wp14:anchorId="05744FC4" wp14:editId="6DD6C8C5">
            <wp:extent cx="5943600" cy="1811655"/>
            <wp:effectExtent l="0" t="0" r="0" b="444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811655"/>
                    </a:xfrm>
                    <a:prstGeom prst="rect">
                      <a:avLst/>
                    </a:prstGeom>
                  </pic:spPr>
                </pic:pic>
              </a:graphicData>
            </a:graphic>
          </wp:inline>
        </w:drawing>
      </w:r>
    </w:p>
    <w:p w14:paraId="49CFD89A" w14:textId="6873BC22" w:rsidR="00AC27E5" w:rsidRPr="00652486" w:rsidRDefault="00C04AB0" w:rsidP="00C04AB0">
      <w:pPr>
        <w:pStyle w:val="Caption"/>
      </w:pPr>
      <w:r w:rsidRPr="00652486">
        <w:t xml:space="preserve">Figure </w:t>
      </w:r>
      <w:fldSimple w:instr=" SEQ Figure \* ARABIC ">
        <w:r w:rsidR="00BF659C">
          <w:rPr>
            <w:noProof/>
          </w:rPr>
          <w:t>18</w:t>
        </w:r>
      </w:fldSimple>
      <w:r w:rsidRPr="00652486">
        <w:t xml:space="preserve"> - Creating the MR and merging to DSE2</w:t>
      </w:r>
    </w:p>
    <w:p w14:paraId="60B644DE" w14:textId="1E4DF460" w:rsidR="00AC27E5" w:rsidRPr="00652486" w:rsidRDefault="00AC27E5" w:rsidP="0037549D">
      <w:pPr>
        <w:rPr>
          <w:i/>
          <w:iCs/>
          <w:color w:val="794908" w:themeColor="accent1" w:themeShade="7F"/>
        </w:rPr>
      </w:pPr>
      <w:r w:rsidRPr="00652486">
        <w:rPr>
          <w:rStyle w:val="SubtleEmphasis"/>
        </w:rPr>
        <w:t>Business impact</w:t>
      </w:r>
      <w:r w:rsidR="00C04AB0" w:rsidRPr="00652486">
        <w:rPr>
          <w:rStyle w:val="SubtleEmphasis"/>
        </w:rPr>
        <w:br/>
      </w:r>
      <w:proofErr w:type="spellStart"/>
      <w:r w:rsidRPr="00652486">
        <w:t>DynaTrace</w:t>
      </w:r>
      <w:proofErr w:type="spellEnd"/>
      <w:r w:rsidRPr="00652486">
        <w:t xml:space="preserve"> is a hugely valuable piece of software that handles monitoring and logs for our entire stack. Getting this up and running quickly is of very high priority, so additions like this script are key to getting this process underway. This will </w:t>
      </w:r>
      <w:r w:rsidR="00C04AB0" w:rsidRPr="00652486">
        <w:t xml:space="preserve">improve efficiency in triaging errors, reduce time searching for bugs, and potentially warn us of problems before they happen. </w:t>
      </w:r>
    </w:p>
    <w:p w14:paraId="60B58EE0" w14:textId="6E4B163B" w:rsidR="00426A01" w:rsidRPr="00652486" w:rsidRDefault="00426A01" w:rsidP="00B235D2">
      <w:pPr>
        <w:pStyle w:val="Heading5"/>
      </w:pPr>
      <w:r w:rsidRPr="00652486">
        <w:lastRenderedPageBreak/>
        <w:t xml:space="preserve">Knowledge </w:t>
      </w:r>
    </w:p>
    <w:p w14:paraId="51A0BB69" w14:textId="34B4B186" w:rsidR="00B235D2" w:rsidRPr="00652486" w:rsidRDefault="00B235D2" w:rsidP="0037549D">
      <w:bookmarkStart w:id="165" w:name="Knowledge_4"/>
      <w:r w:rsidRPr="00652486">
        <w:rPr>
          <w:rStyle w:val="SubtleEmphasis"/>
        </w:rPr>
        <w:t>K6</w:t>
      </w:r>
      <w:r w:rsidRPr="00652486">
        <w:t xml:space="preserve"> </w:t>
      </w:r>
      <w:bookmarkEnd w:id="165"/>
      <w:r w:rsidRPr="00652486">
        <w:t xml:space="preserve">- A range of </w:t>
      </w:r>
      <w:r w:rsidR="009B329D" w:rsidRPr="00652486">
        <w:t>problem-solving</w:t>
      </w:r>
      <w:r w:rsidRPr="00652486">
        <w:t xml:space="preserve"> techniques appropriate to the task at hand, such as affinity mapping, impact maps, plan-do-check-act/Deming.</w:t>
      </w:r>
    </w:p>
    <w:p w14:paraId="3BDE2383" w14:textId="77777777" w:rsidR="0035430A" w:rsidRPr="00652486" w:rsidRDefault="00AA2A19" w:rsidP="00F76EB7">
      <w:pPr>
        <w:pStyle w:val="Title"/>
      </w:pPr>
      <w:r w:rsidRPr="00652486">
        <w:br w:type="page"/>
      </w:r>
      <w:r w:rsidR="0035430A" w:rsidRPr="00652486">
        <w:lastRenderedPageBreak/>
        <w:t>Project #5</w:t>
      </w:r>
    </w:p>
    <w:p w14:paraId="30B12C3B" w14:textId="4397DA38" w:rsidR="0035430A" w:rsidRPr="00652486" w:rsidRDefault="0035430A" w:rsidP="00F76EB7">
      <w:pPr>
        <w:pStyle w:val="Heading5"/>
      </w:pPr>
      <w:r w:rsidRPr="00652486">
        <w:t>Ticket Name</w:t>
      </w:r>
    </w:p>
    <w:p w14:paraId="339B7E32" w14:textId="5E9B3DA1" w:rsidR="00253D1A" w:rsidRPr="00652486" w:rsidRDefault="00253D1A">
      <w:r w:rsidRPr="00652486">
        <w:t>DDMDEV-184</w:t>
      </w:r>
    </w:p>
    <w:p w14:paraId="4269ED7D" w14:textId="3194B079" w:rsidR="0035430A" w:rsidRPr="00652486" w:rsidRDefault="0035430A" w:rsidP="00F76EB7">
      <w:pPr>
        <w:pStyle w:val="Heading5"/>
      </w:pPr>
      <w:r w:rsidRPr="00652486">
        <w:t>Ticket Description</w:t>
      </w:r>
    </w:p>
    <w:p w14:paraId="3042E833" w14:textId="637A704A" w:rsidR="00C75FA9" w:rsidRPr="00652486" w:rsidRDefault="00C75FA9" w:rsidP="00C75FA9">
      <w:r w:rsidRPr="00652486">
        <w:t xml:space="preserve">Write the terraform for a new </w:t>
      </w:r>
      <w:proofErr w:type="spellStart"/>
      <w:r w:rsidRPr="00652486">
        <w:t>ApiGateway</w:t>
      </w:r>
      <w:proofErr w:type="spellEnd"/>
      <w:r w:rsidRPr="00652486">
        <w:t xml:space="preserve"> and </w:t>
      </w:r>
      <w:del w:id="166" w:author="Michael Plasom-Scott" w:date="2022-11-25T12:09:00Z">
        <w:r w:rsidRPr="00652486" w:rsidDel="004F3D30">
          <w:delText>Lambda, and</w:delText>
        </w:r>
      </w:del>
      <w:ins w:id="167" w:author="Michael Plasom-Scott" w:date="2022-11-25T12:09:00Z">
        <w:r w:rsidR="004F3D30" w:rsidRPr="00652486">
          <w:t>Lambda and</w:t>
        </w:r>
      </w:ins>
      <w:r w:rsidRPr="00652486">
        <w:t xml:space="preserve"> deploy into the Developer Supported Environment. </w:t>
      </w:r>
    </w:p>
    <w:p w14:paraId="7FC5D93B" w14:textId="77777777" w:rsidR="00C75FA9" w:rsidRPr="00652486" w:rsidRDefault="00F76EB7" w:rsidP="00C75FA9">
      <w:pPr>
        <w:keepNext/>
      </w:pPr>
      <w:r w:rsidRPr="00652486">
        <w:rPr>
          <w:noProof/>
        </w:rPr>
        <w:drawing>
          <wp:inline distT="0" distB="0" distL="0" distR="0" wp14:anchorId="3DCC02FF" wp14:editId="18F84AC4">
            <wp:extent cx="5943600" cy="350964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509645"/>
                    </a:xfrm>
                    <a:prstGeom prst="rect">
                      <a:avLst/>
                    </a:prstGeom>
                  </pic:spPr>
                </pic:pic>
              </a:graphicData>
            </a:graphic>
          </wp:inline>
        </w:drawing>
      </w:r>
    </w:p>
    <w:p w14:paraId="1C223E19" w14:textId="355E837B" w:rsidR="00F76EB7" w:rsidRPr="00652486" w:rsidRDefault="00C75FA9" w:rsidP="00C75FA9">
      <w:pPr>
        <w:pStyle w:val="Caption"/>
      </w:pPr>
      <w:r w:rsidRPr="00652486">
        <w:t xml:space="preserve">Figure </w:t>
      </w:r>
      <w:fldSimple w:instr=" SEQ Figure \* ARABIC ">
        <w:r w:rsidR="00BF659C">
          <w:rPr>
            <w:noProof/>
          </w:rPr>
          <w:t>19</w:t>
        </w:r>
      </w:fldSimple>
      <w:r w:rsidRPr="00652486">
        <w:t xml:space="preserve"> - The ticket I was assigned</w:t>
      </w:r>
    </w:p>
    <w:p w14:paraId="634AAC25" w14:textId="604AAF42" w:rsidR="0035430A" w:rsidRPr="00652486" w:rsidDel="00BF659C" w:rsidRDefault="0035430A" w:rsidP="00F76EB7">
      <w:pPr>
        <w:pStyle w:val="Heading5"/>
        <w:rPr>
          <w:del w:id="168" w:author="Michael Plasom-Scott" w:date="2022-11-25T15:42:00Z"/>
        </w:rPr>
      </w:pPr>
      <w:r w:rsidRPr="00652486">
        <w:t>Ticket Process</w:t>
      </w:r>
    </w:p>
    <w:p w14:paraId="7E7C66DE" w14:textId="0956726C" w:rsidR="00C75FA9" w:rsidRPr="00652486" w:rsidRDefault="00902A2B">
      <w:pPr>
        <w:pStyle w:val="Heading5"/>
        <w:pPrChange w:id="169" w:author="Michael Plasom-Scott" w:date="2022-11-25T15:42:00Z">
          <w:pPr>
            <w:keepNext/>
          </w:pPr>
        </w:pPrChange>
      </w:pPr>
      <w:del w:id="170" w:author="Michael Plasom-Scott" w:date="2022-11-25T15:35:00Z">
        <w:r w:rsidRPr="00652486" w:rsidDel="00BF659C">
          <w:rPr>
            <w:rStyle w:val="SubtleEmphasis"/>
          </w:rPr>
          <w:delText>Scrum training</w:delText>
        </w:r>
        <w:r w:rsidR="00F76EB7" w:rsidRPr="00652486" w:rsidDel="00BF659C">
          <w:rPr>
            <w:rStyle w:val="SubtleEmphasis"/>
          </w:rPr>
          <w:br/>
        </w:r>
        <w:r w:rsidRPr="00652486" w:rsidDel="00BF659C">
          <w:delText xml:space="preserve">Just before picking up this ticket I completed </w:delText>
        </w:r>
        <w:r w:rsidR="00F26368" w:rsidRPr="00652486" w:rsidDel="00BF659C">
          <w:delText>the Professional Scrum Master I exam. I chose to do this at this time because there was a slight lull in my workload, so I set aside a day to revise and complete the exam. I was pleased to pass first time</w:delText>
        </w:r>
        <w:r w:rsidR="00C75FA9" w:rsidRPr="00652486" w:rsidDel="00BF659C">
          <w:delText xml:space="preserve"> (fig. </w:delText>
        </w:r>
        <w:r w:rsidR="00E84AD6" w:rsidDel="00BF659C">
          <w:delText>20</w:delText>
        </w:r>
        <w:r w:rsidR="00C75FA9" w:rsidRPr="00652486" w:rsidDel="00BF659C">
          <w:delText>)</w:delText>
        </w:r>
        <w:r w:rsidR="00F26368" w:rsidRPr="00652486" w:rsidDel="00BF659C">
          <w:delText xml:space="preserve">. It became apparent to me that sitting the exam would be a valuable use of my time, and I was keen to invest some extra time into gaining new knowledge and achievements, developing the skills I had learned over my apprenticeship. </w:delText>
        </w:r>
        <w:r w:rsidR="00CE2861" w:rsidDel="00BF659C">
          <w:delText xml:space="preserve">I chose the PSM I exam, as it was recommended to me after a training course we did as part of the apprenticeship. Given that my team works with an agile mindset, it made sense to make sure I understood Scrum as being one of the key methodologies that applies agile. Completing this course made me realise I wanted to further my learning in other areas, and that it would be a good idea to widen my base of knowledge further with more training. I spoke to my </w:delText>
        </w:r>
      </w:del>
      <w:del w:id="171" w:author="Michael Plasom-Scott" w:date="2022-11-25T12:20:00Z">
        <w:r w:rsidR="00CE2861" w:rsidDel="000A0099">
          <w:delText>supervisor</w:delText>
        </w:r>
      </w:del>
      <w:del w:id="172" w:author="Michael Plasom-Scott" w:date="2022-11-25T15:35:00Z">
        <w:r w:rsidR="00CE2861" w:rsidDel="00BF659C">
          <w:delText xml:space="preserve"> and she advised me that Careers Toolbox is a tool that will soon be available to me that will help with keeping track of what I know, asses my skill level against my role, create action plans, and track my learning. This sounds incredibly </w:delText>
        </w:r>
      </w:del>
      <w:del w:id="173" w:author="Michael Plasom-Scott" w:date="2022-11-25T12:20:00Z">
        <w:r w:rsidR="00CE2861" w:rsidDel="000A0099">
          <w:delText>helpful</w:delText>
        </w:r>
      </w:del>
      <w:del w:id="174" w:author="Michael Plasom-Scott" w:date="2022-11-25T15:35:00Z">
        <w:r w:rsidR="00CE2861" w:rsidDel="00BF659C">
          <w:delText xml:space="preserve"> and I can’t wait to implement this into my professional development. </w:delText>
        </w:r>
      </w:del>
      <w:del w:id="175" w:author="Michael Plasom-Scott" w:date="2022-11-25T15:37:00Z">
        <w:r w:rsidR="00F26368" w:rsidRPr="00652486" w:rsidDel="00BF659C">
          <w:rPr>
            <w:noProof/>
          </w:rPr>
          <w:drawing>
            <wp:inline distT="0" distB="0" distL="0" distR="0" wp14:anchorId="06C86A24" wp14:editId="54705061">
              <wp:extent cx="5943600" cy="5177790"/>
              <wp:effectExtent l="0" t="0" r="0" b="381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5177790"/>
                      </a:xfrm>
                      <a:prstGeom prst="rect">
                        <a:avLst/>
                      </a:prstGeom>
                    </pic:spPr>
                  </pic:pic>
                </a:graphicData>
              </a:graphic>
            </wp:inline>
          </w:drawing>
        </w:r>
      </w:del>
    </w:p>
    <w:p w14:paraId="486CDC3D" w14:textId="28E0AB7A" w:rsidR="00902A2B" w:rsidRPr="00652486" w:rsidDel="00BF659C" w:rsidRDefault="00C75FA9" w:rsidP="00C75FA9">
      <w:pPr>
        <w:pStyle w:val="Caption"/>
        <w:rPr>
          <w:del w:id="176" w:author="Michael Plasom-Scott" w:date="2022-11-25T15:42:00Z"/>
          <w:i/>
          <w:iCs/>
          <w:color w:val="794908" w:themeColor="accent1" w:themeShade="7F"/>
        </w:rPr>
      </w:pPr>
      <w:del w:id="177" w:author="Michael Plasom-Scott" w:date="2022-11-25T15:42:00Z">
        <w:r w:rsidRPr="00652486" w:rsidDel="00BF659C">
          <w:delText xml:space="preserve">Figure </w:delText>
        </w:r>
        <w:r w:rsidR="00996812" w:rsidDel="00BF659C">
          <w:rPr>
            <w:b w:val="0"/>
            <w:bCs w:val="0"/>
          </w:rPr>
          <w:fldChar w:fldCharType="begin"/>
        </w:r>
        <w:r w:rsidR="00996812" w:rsidDel="00BF659C">
          <w:delInstrText xml:space="preserve"> SEQ Figure \* ARABIC </w:delInstrText>
        </w:r>
        <w:r w:rsidR="00996812" w:rsidDel="00BF659C">
          <w:rPr>
            <w:b w:val="0"/>
            <w:bCs w:val="0"/>
          </w:rPr>
          <w:fldChar w:fldCharType="separate"/>
        </w:r>
        <w:r w:rsidR="00E84AD6" w:rsidDel="00BF659C">
          <w:rPr>
            <w:noProof/>
          </w:rPr>
          <w:delText>20</w:delText>
        </w:r>
        <w:r w:rsidR="00996812" w:rsidDel="00BF659C">
          <w:rPr>
            <w:b w:val="0"/>
            <w:bCs w:val="0"/>
            <w:noProof/>
          </w:rPr>
          <w:fldChar w:fldCharType="end"/>
        </w:r>
        <w:r w:rsidRPr="00652486" w:rsidDel="00BF659C">
          <w:delText xml:space="preserve"> - Michael Plasom-Scott, Professional Scrum Master</w:delText>
        </w:r>
      </w:del>
    </w:p>
    <w:p w14:paraId="78430204" w14:textId="17F804D3" w:rsidR="0043386F" w:rsidRPr="00652486" w:rsidDel="00BF659C" w:rsidRDefault="0043386F">
      <w:pPr>
        <w:rPr>
          <w:del w:id="178" w:author="Michael Plasom-Scott" w:date="2022-11-25T15:42:00Z"/>
        </w:rPr>
      </w:pPr>
      <w:del w:id="179" w:author="Michael Plasom-Scott" w:date="2022-11-25T15:42:00Z">
        <w:r w:rsidRPr="00BF659C" w:rsidDel="00BF659C">
          <w:rPr>
            <w:rPrChange w:id="180" w:author="Michael Plasom-Scott" w:date="2022-11-25T15:42:00Z">
              <w:rPr>
                <w:rStyle w:val="Hyperlink"/>
              </w:rPr>
            </w:rPrChange>
          </w:rPr>
          <w:delText>S16</w:delText>
        </w:r>
        <w:r w:rsidRPr="00652486" w:rsidDel="00BF659C">
          <w:delText xml:space="preserve">, </w:delText>
        </w:r>
        <w:r w:rsidR="00996812" w:rsidDel="00BF659C">
          <w:fldChar w:fldCharType="begin"/>
        </w:r>
        <w:r w:rsidR="00996812" w:rsidDel="00BF659C">
          <w:delInstrText>HYPERLINK \l "Behaviour_5"</w:delInstrText>
        </w:r>
        <w:r w:rsidR="00996812" w:rsidDel="00BF659C">
          <w:fldChar w:fldCharType="separate"/>
        </w:r>
        <w:r w:rsidRPr="00652486" w:rsidDel="00BF659C">
          <w:rPr>
            <w:rStyle w:val="Hyperlink"/>
          </w:rPr>
          <w:delText>B2</w:delText>
        </w:r>
        <w:r w:rsidR="00996812" w:rsidDel="00BF659C">
          <w:rPr>
            <w:rStyle w:val="Hyperlink"/>
          </w:rPr>
          <w:fldChar w:fldCharType="end"/>
        </w:r>
      </w:del>
    </w:p>
    <w:p w14:paraId="25031C15" w14:textId="034FBA08" w:rsidR="00C75FA9" w:rsidRPr="00652486" w:rsidRDefault="00902A2B">
      <w:pPr>
        <w:pPrChange w:id="181" w:author="Michael Plasom-Scott" w:date="2022-11-25T15:42:00Z">
          <w:pPr>
            <w:keepNext/>
          </w:pPr>
        </w:pPrChange>
      </w:pPr>
      <w:del w:id="182" w:author="Michael Plasom-Scott" w:date="2022-11-25T15:42:00Z">
        <w:r w:rsidRPr="00652486" w:rsidDel="00BF659C">
          <w:rPr>
            <w:rStyle w:val="SubtleEmphasis"/>
          </w:rPr>
          <w:delText>P</w:delText>
        </w:r>
      </w:del>
      <w:ins w:id="183" w:author="Michael Plasom-Scott" w:date="2022-11-25T15:42:00Z">
        <w:r w:rsidR="00BF659C">
          <w:rPr>
            <w:rStyle w:val="SubtleEmphasis"/>
          </w:rPr>
          <w:t>Pi</w:t>
        </w:r>
      </w:ins>
      <w:del w:id="184" w:author="Michael Plasom-Scott" w:date="2022-11-25T15:42:00Z">
        <w:r w:rsidRPr="00652486" w:rsidDel="00BF659C">
          <w:rPr>
            <w:rStyle w:val="SubtleEmphasis"/>
          </w:rPr>
          <w:delText>i</w:delText>
        </w:r>
      </w:del>
      <w:r w:rsidRPr="00652486">
        <w:rPr>
          <w:rStyle w:val="SubtleEmphasis"/>
        </w:rPr>
        <w:t>cking up the ticket</w:t>
      </w:r>
      <w:r w:rsidR="00F76EB7" w:rsidRPr="00652486">
        <w:rPr>
          <w:rStyle w:val="SubtleEmphasis"/>
        </w:rPr>
        <w:br/>
      </w:r>
      <w:r w:rsidR="00F26368" w:rsidRPr="00652486">
        <w:t xml:space="preserve">Hot off the back of some self-development, I joined a morning stand-up and </w:t>
      </w:r>
      <w:r w:rsidR="00C7271B" w:rsidRPr="00652486">
        <w:t>was chosen</w:t>
      </w:r>
      <w:r w:rsidR="00F26368" w:rsidRPr="00652486">
        <w:t xml:space="preserve"> to pick up a </w:t>
      </w:r>
      <w:r w:rsidR="00F26368" w:rsidRPr="00652486">
        <w:lastRenderedPageBreak/>
        <w:t xml:space="preserve">ticket from one of the other members of the team who had to transition to something more urgent. </w:t>
      </w:r>
      <w:r w:rsidR="00C7271B" w:rsidRPr="00652486">
        <w:rPr>
          <w:noProof/>
        </w:rPr>
        <w:drawing>
          <wp:inline distT="0" distB="0" distL="0" distR="0" wp14:anchorId="76A2EFA3" wp14:editId="75C426A9">
            <wp:extent cx="5943600" cy="156718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567180"/>
                    </a:xfrm>
                    <a:prstGeom prst="rect">
                      <a:avLst/>
                    </a:prstGeom>
                  </pic:spPr>
                </pic:pic>
              </a:graphicData>
            </a:graphic>
          </wp:inline>
        </w:drawing>
      </w:r>
    </w:p>
    <w:p w14:paraId="4CB64488" w14:textId="79B457E7" w:rsidR="00F26368" w:rsidRPr="00652486" w:rsidRDefault="00C75FA9" w:rsidP="00C75FA9">
      <w:pPr>
        <w:pStyle w:val="Caption"/>
        <w:rPr>
          <w:i/>
          <w:iCs/>
          <w:color w:val="794908" w:themeColor="accent1" w:themeShade="7F"/>
        </w:rPr>
      </w:pPr>
      <w:r w:rsidRPr="00652486">
        <w:t xml:space="preserve">Figure </w:t>
      </w:r>
      <w:fldSimple w:instr=" SEQ Figure \* ARABIC ">
        <w:r w:rsidR="00E84AD6">
          <w:rPr>
            <w:noProof/>
          </w:rPr>
          <w:t>21</w:t>
        </w:r>
      </w:fldSimple>
      <w:r w:rsidRPr="00652486">
        <w:t xml:space="preserve"> - Tom messaged me after the stand-up with a link to the ticket and repo</w:t>
      </w:r>
    </w:p>
    <w:p w14:paraId="2FAF2975" w14:textId="7D83E3A7" w:rsidR="00C75FA9" w:rsidRPr="00652486" w:rsidRDefault="00902A2B" w:rsidP="00C75FA9">
      <w:pPr>
        <w:keepNext/>
      </w:pPr>
      <w:r w:rsidRPr="00652486">
        <w:rPr>
          <w:rStyle w:val="SubtleEmphasis"/>
        </w:rPr>
        <w:t>Working on the ticket</w:t>
      </w:r>
      <w:r w:rsidR="00F76EB7" w:rsidRPr="00652486">
        <w:rPr>
          <w:rStyle w:val="SubtleEmphasis"/>
        </w:rPr>
        <w:br/>
      </w:r>
      <w:r w:rsidR="00C7271B" w:rsidRPr="00652486">
        <w:t xml:space="preserve">This was </w:t>
      </w:r>
      <w:r w:rsidR="002001CD" w:rsidRPr="00652486">
        <w:t>an interesting</w:t>
      </w:r>
      <w:r w:rsidR="00C7271B" w:rsidRPr="00652486">
        <w:t xml:space="preserve"> ticket for me as it was the first time </w:t>
      </w:r>
      <w:r w:rsidR="002001CD" w:rsidRPr="00652486">
        <w:t xml:space="preserve">that </w:t>
      </w:r>
      <w:r w:rsidR="00C7271B" w:rsidRPr="00652486">
        <w:t xml:space="preserve">I was effectively solo on a major ticket and interacting directly with developers by myself. My first port of call was to message Pavan </w:t>
      </w:r>
      <w:r w:rsidR="00C75FA9" w:rsidRPr="00652486">
        <w:t>(fig. 2</w:t>
      </w:r>
      <w:r w:rsidR="00E84AD6">
        <w:t>2</w:t>
      </w:r>
      <w:r w:rsidR="00C75FA9" w:rsidRPr="00652486">
        <w:t xml:space="preserve">) </w:t>
      </w:r>
      <w:r w:rsidR="00C7271B" w:rsidRPr="00652486">
        <w:t xml:space="preserve">and try and understand how far he’d got with the work. He’d added some </w:t>
      </w:r>
      <w:r w:rsidR="00D77A07" w:rsidRPr="00652486">
        <w:t>basic</w:t>
      </w:r>
      <w:r w:rsidR="00C7271B" w:rsidRPr="00652486">
        <w:t xml:space="preserve"> skeleton code into the repo, but it was somewhere to start for me. </w:t>
      </w:r>
      <w:r w:rsidR="00C7271B" w:rsidRPr="00652486">
        <w:rPr>
          <w:noProof/>
        </w:rPr>
        <w:drawing>
          <wp:inline distT="0" distB="0" distL="0" distR="0" wp14:anchorId="1A5391D1" wp14:editId="5EE3B666">
            <wp:extent cx="5943600" cy="1478915"/>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478915"/>
                    </a:xfrm>
                    <a:prstGeom prst="rect">
                      <a:avLst/>
                    </a:prstGeom>
                  </pic:spPr>
                </pic:pic>
              </a:graphicData>
            </a:graphic>
          </wp:inline>
        </w:drawing>
      </w:r>
    </w:p>
    <w:p w14:paraId="42D84F04" w14:textId="47C178A0" w:rsidR="00C7271B" w:rsidRPr="00652486" w:rsidRDefault="00C75FA9" w:rsidP="00C75FA9">
      <w:pPr>
        <w:pStyle w:val="Caption"/>
        <w:rPr>
          <w:i/>
          <w:iCs/>
          <w:color w:val="794908" w:themeColor="accent1" w:themeShade="7F"/>
        </w:rPr>
      </w:pPr>
      <w:r w:rsidRPr="00652486">
        <w:t xml:space="preserve">Figure </w:t>
      </w:r>
      <w:fldSimple w:instr=" SEQ Figure \* ARABIC ">
        <w:r w:rsidR="00E84AD6">
          <w:rPr>
            <w:noProof/>
          </w:rPr>
          <w:t>22</w:t>
        </w:r>
      </w:fldSimple>
      <w:r w:rsidRPr="00652486">
        <w:t xml:space="preserve"> - Messaging Pavan to check what he had completed for the ticket</w:t>
      </w:r>
    </w:p>
    <w:p w14:paraId="2AC528C2" w14:textId="23D0EF7D" w:rsidR="00C75FA9" w:rsidRPr="00652486" w:rsidRDefault="00C7271B" w:rsidP="00C75FA9">
      <w:pPr>
        <w:keepNext/>
      </w:pPr>
      <w:r w:rsidRPr="00652486">
        <w:t>I then messaged Paul</w:t>
      </w:r>
      <w:r w:rsidR="0043386F" w:rsidRPr="00652486">
        <w:t xml:space="preserve"> (Shridhar was off that day)</w:t>
      </w:r>
      <w:r w:rsidRPr="00652486">
        <w:t xml:space="preserve">, to have a quick look </w:t>
      </w:r>
      <w:r w:rsidR="0043386F" w:rsidRPr="00652486">
        <w:t>at what else was needed in the repo, and he gave me some helpful feedback</w:t>
      </w:r>
      <w:r w:rsidR="00C75FA9" w:rsidRPr="00652486">
        <w:t xml:space="preserve"> (fig 2</w:t>
      </w:r>
      <w:r w:rsidR="00E84AD6">
        <w:t>3</w:t>
      </w:r>
      <w:r w:rsidR="00C75FA9" w:rsidRPr="00652486">
        <w:t>)</w:t>
      </w:r>
      <w:r w:rsidR="0043386F" w:rsidRPr="00652486">
        <w:t xml:space="preserve">. </w:t>
      </w:r>
      <w:r w:rsidRPr="00652486">
        <w:rPr>
          <w:noProof/>
        </w:rPr>
        <w:drawing>
          <wp:inline distT="0" distB="0" distL="0" distR="0" wp14:anchorId="6791E633" wp14:editId="4B8F9610">
            <wp:extent cx="5943600" cy="1520190"/>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520190"/>
                    </a:xfrm>
                    <a:prstGeom prst="rect">
                      <a:avLst/>
                    </a:prstGeom>
                  </pic:spPr>
                </pic:pic>
              </a:graphicData>
            </a:graphic>
          </wp:inline>
        </w:drawing>
      </w:r>
    </w:p>
    <w:p w14:paraId="377B9720" w14:textId="218064A8" w:rsidR="00C7271B" w:rsidRPr="00652486" w:rsidRDefault="00C75FA9" w:rsidP="00C75FA9">
      <w:pPr>
        <w:pStyle w:val="Caption"/>
      </w:pPr>
      <w:r w:rsidRPr="00652486">
        <w:t xml:space="preserve">Figure </w:t>
      </w:r>
      <w:fldSimple w:instr=" SEQ Figure \* ARABIC ">
        <w:r w:rsidR="00E84AD6">
          <w:rPr>
            <w:noProof/>
          </w:rPr>
          <w:t>23</w:t>
        </w:r>
      </w:fldSimple>
      <w:r w:rsidRPr="00652486">
        <w:t xml:space="preserve"> - Paul took the time to write some </w:t>
      </w:r>
      <w:r w:rsidR="00E713CE" w:rsidRPr="00652486">
        <w:t>helpful</w:t>
      </w:r>
      <w:r w:rsidRPr="00652486">
        <w:t xml:space="preserve"> comments</w:t>
      </w:r>
    </w:p>
    <w:p w14:paraId="55D9FA48" w14:textId="55A23721" w:rsidR="00C75FA9" w:rsidRPr="00652486" w:rsidRDefault="0043386F" w:rsidP="00C75FA9">
      <w:pPr>
        <w:keepNext/>
      </w:pPr>
      <w:r w:rsidRPr="00652486">
        <w:t xml:space="preserve">I started addressing the changes Paul made and made a few pushes onto the feature branch. When Shridhar was </w:t>
      </w:r>
      <w:r w:rsidR="00C75FA9" w:rsidRPr="00652486">
        <w:t>back,</w:t>
      </w:r>
      <w:r w:rsidRPr="00652486">
        <w:t xml:space="preserve"> I connected with him </w:t>
      </w:r>
      <w:r w:rsidR="00C75FA9" w:rsidRPr="00652486">
        <w:t>(fig. 2</w:t>
      </w:r>
      <w:r w:rsidR="00E84AD6">
        <w:t>4</w:t>
      </w:r>
      <w:r w:rsidR="00C75FA9" w:rsidRPr="00652486">
        <w:t xml:space="preserve">) </w:t>
      </w:r>
      <w:r w:rsidRPr="00652486">
        <w:t>and made some initial chan</w:t>
      </w:r>
      <w:r w:rsidR="00C75FA9" w:rsidRPr="00652486">
        <w:t>g</w:t>
      </w:r>
      <w:r w:rsidRPr="00652486">
        <w:t xml:space="preserve">es, </w:t>
      </w:r>
      <w:r w:rsidR="008F4C84" w:rsidRPr="00652486">
        <w:t xml:space="preserve">merging in some </w:t>
      </w:r>
      <w:r w:rsidR="008F4C84" w:rsidRPr="00652486">
        <w:lastRenderedPageBreak/>
        <w:t xml:space="preserve">changes he had made. </w:t>
      </w:r>
      <w:r w:rsidRPr="00652486">
        <w:rPr>
          <w:noProof/>
        </w:rPr>
        <w:drawing>
          <wp:inline distT="0" distB="0" distL="0" distR="0" wp14:anchorId="48597642" wp14:editId="0AFD73FA">
            <wp:extent cx="5943600" cy="1205865"/>
            <wp:effectExtent l="0" t="0" r="0" b="63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205865"/>
                    </a:xfrm>
                    <a:prstGeom prst="rect">
                      <a:avLst/>
                    </a:prstGeom>
                  </pic:spPr>
                </pic:pic>
              </a:graphicData>
            </a:graphic>
          </wp:inline>
        </w:drawing>
      </w:r>
    </w:p>
    <w:p w14:paraId="3F3A7704" w14:textId="4B29CC5F" w:rsidR="0043386F" w:rsidRPr="00652486" w:rsidRDefault="00C75FA9" w:rsidP="00C75FA9">
      <w:pPr>
        <w:pStyle w:val="Caption"/>
      </w:pPr>
      <w:r w:rsidRPr="00652486">
        <w:t xml:space="preserve">Figure </w:t>
      </w:r>
      <w:fldSimple w:instr=" SEQ Figure \* ARABIC ">
        <w:r w:rsidR="00E84AD6">
          <w:rPr>
            <w:noProof/>
          </w:rPr>
          <w:t>24</w:t>
        </w:r>
      </w:fldSimple>
      <w:r w:rsidRPr="00652486">
        <w:t xml:space="preserve"> - Connecting with Shridhar and explaining where I was up to</w:t>
      </w:r>
    </w:p>
    <w:p w14:paraId="017E0653" w14:textId="02D39052" w:rsidR="008F4C84" w:rsidRDefault="008F4C84">
      <w:r w:rsidRPr="00652486">
        <w:t>He messaged me saying he was receiving this error:</w:t>
      </w:r>
    </w:p>
    <w:p w14:paraId="74BE370F" w14:textId="77777777" w:rsidR="008F4C84" w:rsidRPr="008F4C84" w:rsidRDefault="008F4C84" w:rsidP="008F4C84">
      <w:pPr>
        <w:rPr>
          <w:rFonts w:ascii="Lucida Console" w:hAnsi="Lucida Console"/>
          <w:sz w:val="18"/>
          <w:szCs w:val="18"/>
          <w:highlight w:val="lightGray"/>
        </w:rPr>
      </w:pPr>
      <w:r w:rsidRPr="008F4C84">
        <w:rPr>
          <w:rFonts w:ascii="Lucida Console" w:hAnsi="Lucida Console"/>
          <w:sz w:val="18"/>
          <w:szCs w:val="18"/>
          <w:highlight w:val="lightGray"/>
        </w:rPr>
        <w:t>{</w:t>
      </w:r>
    </w:p>
    <w:p w14:paraId="50D42280" w14:textId="45FF7E18" w:rsidR="008F4C84" w:rsidRPr="008F4C84" w:rsidRDefault="008F4C84" w:rsidP="008F4C84">
      <w:pPr>
        <w:rPr>
          <w:rFonts w:ascii="Lucida Console" w:hAnsi="Lucida Console"/>
          <w:sz w:val="18"/>
          <w:szCs w:val="18"/>
          <w:highlight w:val="lightGray"/>
        </w:rPr>
      </w:pPr>
      <w:r w:rsidRPr="008F4C84">
        <w:rPr>
          <w:rFonts w:ascii="Lucida Console" w:hAnsi="Lucida Console"/>
          <w:sz w:val="18"/>
          <w:szCs w:val="18"/>
          <w:highlight w:val="lightGray"/>
        </w:rPr>
        <w:t xml:space="preserve">    “level”: “error”,</w:t>
      </w:r>
      <w:r w:rsidR="00A24FA8">
        <w:rPr>
          <w:rFonts w:ascii="Lucida Console" w:hAnsi="Lucida Console"/>
          <w:sz w:val="18"/>
          <w:szCs w:val="18"/>
          <w:highlight w:val="lightGray"/>
        </w:rPr>
        <w:br/>
      </w:r>
      <w:r w:rsidRPr="008F4C84">
        <w:rPr>
          <w:rFonts w:ascii="Lucida Console" w:hAnsi="Lucida Console"/>
          <w:sz w:val="18"/>
          <w:szCs w:val="18"/>
          <w:highlight w:val="lightGray"/>
        </w:rPr>
        <w:t xml:space="preserve">    “time”: “2022-08-17T14:31:08.433Z”,</w:t>
      </w:r>
      <w:r w:rsidR="00A24FA8">
        <w:rPr>
          <w:rFonts w:ascii="Lucida Console" w:hAnsi="Lucida Console"/>
          <w:sz w:val="18"/>
          <w:szCs w:val="18"/>
          <w:highlight w:val="lightGray"/>
        </w:rPr>
        <w:br/>
      </w:r>
      <w:r w:rsidRPr="008F4C84">
        <w:rPr>
          <w:rFonts w:ascii="Lucida Console" w:hAnsi="Lucida Console"/>
          <w:sz w:val="18"/>
          <w:szCs w:val="18"/>
          <w:highlight w:val="lightGray"/>
        </w:rPr>
        <w:t xml:space="preserve">    “name”: “guid-</w:t>
      </w:r>
      <w:proofErr w:type="spellStart"/>
      <w:r w:rsidRPr="008F4C84">
        <w:rPr>
          <w:rFonts w:ascii="Lucida Console" w:hAnsi="Lucida Console"/>
          <w:sz w:val="18"/>
          <w:szCs w:val="18"/>
          <w:highlight w:val="lightGray"/>
        </w:rPr>
        <w:t>adapter_handler</w:t>
      </w:r>
      <w:proofErr w:type="spellEnd"/>
      <w:r w:rsidRPr="008F4C84">
        <w:rPr>
          <w:rFonts w:ascii="Lucida Console" w:hAnsi="Lucida Console"/>
          <w:sz w:val="18"/>
          <w:szCs w:val="18"/>
          <w:highlight w:val="lightGray"/>
        </w:rPr>
        <w:t>”,</w:t>
      </w:r>
      <w:r w:rsidR="00A24FA8">
        <w:rPr>
          <w:rFonts w:ascii="Lucida Console" w:hAnsi="Lucida Console"/>
          <w:sz w:val="18"/>
          <w:szCs w:val="18"/>
          <w:highlight w:val="lightGray"/>
        </w:rPr>
        <w:br/>
      </w:r>
      <w:r w:rsidRPr="008F4C84">
        <w:rPr>
          <w:rFonts w:ascii="Lucida Console" w:hAnsi="Lucida Console"/>
          <w:sz w:val="18"/>
          <w:szCs w:val="18"/>
          <w:highlight w:val="lightGray"/>
        </w:rPr>
        <w:t xml:space="preserve">    “message”: “Something went wrong: {\“code\“:500,\“message\“:\“Error while retrieving parameter info for Parameter Name = https://production-exchange-platform-idp.auth.eu-west-2.amazoncognito.com and reason: </w:t>
      </w:r>
      <w:proofErr w:type="spellStart"/>
      <w:r w:rsidRPr="008F4C84">
        <w:rPr>
          <w:rFonts w:ascii="Lucida Console" w:hAnsi="Lucida Console"/>
          <w:sz w:val="18"/>
          <w:szCs w:val="18"/>
          <w:highlight w:val="lightGray"/>
        </w:rPr>
        <w:t>AccessDeniedException</w:t>
      </w:r>
      <w:proofErr w:type="spellEnd"/>
      <w:r w:rsidRPr="008F4C84">
        <w:rPr>
          <w:rFonts w:ascii="Lucida Console" w:hAnsi="Lucida Console"/>
          <w:sz w:val="18"/>
          <w:szCs w:val="18"/>
          <w:highlight w:val="lightGray"/>
        </w:rPr>
        <w:t>: User: arn:aws:sts::</w:t>
      </w:r>
      <w:r>
        <w:rPr>
          <w:rFonts w:ascii="Lucida Console" w:hAnsi="Lucida Console"/>
          <w:sz w:val="18"/>
          <w:szCs w:val="18"/>
          <w:highlight w:val="lightGray"/>
        </w:rPr>
        <w:t>1234567789</w:t>
      </w:r>
      <w:r w:rsidRPr="008F4C84">
        <w:rPr>
          <w:rFonts w:ascii="Lucida Console" w:hAnsi="Lucida Console"/>
          <w:sz w:val="18"/>
          <w:szCs w:val="18"/>
          <w:highlight w:val="lightGray"/>
        </w:rPr>
        <w:t xml:space="preserve">:assumed-role/NOTS-DSE2-notificationsService-GUIDAdapter-Handler/NOTS-DSE2-notificationsService-GUIDAdapter-Handler is not authorized to perform: </w:t>
      </w:r>
      <w:proofErr w:type="spellStart"/>
      <w:r w:rsidRPr="008F4C84">
        <w:rPr>
          <w:rFonts w:ascii="Lucida Console" w:hAnsi="Lucida Console"/>
          <w:sz w:val="18"/>
          <w:szCs w:val="18"/>
          <w:highlight w:val="lightGray"/>
        </w:rPr>
        <w:t>ssm:GetParameter</w:t>
      </w:r>
      <w:proofErr w:type="spellEnd"/>
      <w:r w:rsidRPr="008F4C84">
        <w:rPr>
          <w:rFonts w:ascii="Lucida Console" w:hAnsi="Lucida Console"/>
          <w:sz w:val="18"/>
          <w:szCs w:val="18"/>
          <w:highlight w:val="lightGray"/>
        </w:rPr>
        <w:t xml:space="preserve"> on resource: arn:aws:ssm:eu-west-2:</w:t>
      </w:r>
      <w:r>
        <w:rPr>
          <w:rFonts w:ascii="Lucida Console" w:hAnsi="Lucida Console"/>
          <w:sz w:val="18"/>
          <w:szCs w:val="18"/>
          <w:highlight w:val="lightGray"/>
        </w:rPr>
        <w:t>1234456789</w:t>
      </w:r>
      <w:r w:rsidRPr="008F4C84">
        <w:rPr>
          <w:rFonts w:ascii="Lucida Console" w:hAnsi="Lucida Console"/>
          <w:sz w:val="18"/>
          <w:szCs w:val="18"/>
          <w:highlight w:val="lightGray"/>
        </w:rPr>
        <w:t xml:space="preserve">:parameter/https because no identity-based policy allows the </w:t>
      </w:r>
      <w:proofErr w:type="spellStart"/>
      <w:r w:rsidRPr="008F4C84">
        <w:rPr>
          <w:rFonts w:ascii="Lucida Console" w:hAnsi="Lucida Console"/>
          <w:sz w:val="18"/>
          <w:szCs w:val="18"/>
          <w:highlight w:val="lightGray"/>
        </w:rPr>
        <w:t>ssm:GetParameter</w:t>
      </w:r>
      <w:proofErr w:type="spellEnd"/>
      <w:r w:rsidRPr="008F4C84">
        <w:rPr>
          <w:rFonts w:ascii="Lucida Console" w:hAnsi="Lucida Console"/>
          <w:sz w:val="18"/>
          <w:szCs w:val="18"/>
          <w:highlight w:val="lightGray"/>
        </w:rPr>
        <w:t xml:space="preserve"> action\“}”</w:t>
      </w:r>
    </w:p>
    <w:p w14:paraId="09544733" w14:textId="2B613514" w:rsidR="008F4C84" w:rsidRDefault="008F4C84" w:rsidP="008F4C84">
      <w:pPr>
        <w:rPr>
          <w:rFonts w:ascii="Lucida Console" w:hAnsi="Lucida Console"/>
          <w:sz w:val="18"/>
          <w:szCs w:val="18"/>
        </w:rPr>
      </w:pPr>
      <w:r w:rsidRPr="008F4C84">
        <w:rPr>
          <w:rFonts w:ascii="Lucida Console" w:hAnsi="Lucida Console"/>
          <w:sz w:val="18"/>
          <w:szCs w:val="18"/>
          <w:highlight w:val="lightGray"/>
        </w:rPr>
        <w:t>}</w:t>
      </w:r>
    </w:p>
    <w:p w14:paraId="7F94DFF4" w14:textId="77777777" w:rsidR="00C75FA9" w:rsidRPr="00E713CE" w:rsidRDefault="008F4C84" w:rsidP="00C75FA9">
      <w:pPr>
        <w:keepNext/>
        <w:rPr>
          <w:highlight w:val="yellow"/>
        </w:rPr>
      </w:pPr>
      <w:r w:rsidRPr="00652486">
        <w:t xml:space="preserve">Which </w:t>
      </w:r>
      <w:r w:rsidR="00E051F8" w:rsidRPr="00652486">
        <w:t xml:space="preserve">I fixed, along with a few other bugs and fixes that needed to be sorted from a DevOps side. </w:t>
      </w:r>
      <w:r w:rsidR="00E051F8" w:rsidRPr="00E713CE">
        <w:rPr>
          <w:rFonts w:ascii="Lucida Console" w:hAnsi="Lucida Console"/>
          <w:noProof/>
          <w:sz w:val="18"/>
          <w:szCs w:val="18"/>
          <w:highlight w:val="yellow"/>
        </w:rPr>
        <w:drawing>
          <wp:inline distT="0" distB="0" distL="0" distR="0" wp14:anchorId="46CCBEEE" wp14:editId="3CB20C9E">
            <wp:extent cx="5943600" cy="1594485"/>
            <wp:effectExtent l="0" t="0" r="0" b="571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1594485"/>
                    </a:xfrm>
                    <a:prstGeom prst="rect">
                      <a:avLst/>
                    </a:prstGeom>
                  </pic:spPr>
                </pic:pic>
              </a:graphicData>
            </a:graphic>
          </wp:inline>
        </w:drawing>
      </w:r>
    </w:p>
    <w:p w14:paraId="4B3DFD08" w14:textId="1D923B1F" w:rsidR="008F4C84" w:rsidRPr="00652486" w:rsidRDefault="00C75FA9" w:rsidP="00C75FA9">
      <w:pPr>
        <w:pStyle w:val="Caption"/>
      </w:pPr>
      <w:r w:rsidRPr="00652486">
        <w:t xml:space="preserve">Figure </w:t>
      </w:r>
      <w:fldSimple w:instr=" SEQ Figure \* ARABIC ">
        <w:r w:rsidR="00E84AD6">
          <w:rPr>
            <w:noProof/>
          </w:rPr>
          <w:t>25</w:t>
        </w:r>
      </w:fldSimple>
      <w:r w:rsidRPr="00652486">
        <w:t xml:space="preserve"> - Updating Shridhar with the fix I had implemented</w:t>
      </w:r>
    </w:p>
    <w:p w14:paraId="0699C616" w14:textId="7099C560" w:rsidR="006F368E" w:rsidRPr="00652486" w:rsidRDefault="006F368E" w:rsidP="008F4C84">
      <w:r w:rsidRPr="00652486">
        <w:t xml:space="preserve">It was </w:t>
      </w:r>
      <w:r w:rsidR="00F76EB7" w:rsidRPr="00652486">
        <w:t>interesting</w:t>
      </w:r>
      <w:r w:rsidRPr="00652486">
        <w:t xml:space="preserve"> having a bit more of an insight into the different roles within the larger team, understanding the channels of communication, and who required what from whom. </w:t>
      </w:r>
      <w:r w:rsidR="00C64C23">
        <w:t xml:space="preserve">For example, in this ticket I communicated with Pavan first, one of the DevOps engineers from the Notifications team. I then connected with Paul, our Application Architect to get further insight into the component and what it was trying to do. As lead architect Paul works taking the requirements we need to implement and breaking them down to the correct level for us to tackle them. I also worked with Shridhar, the Lead Developer for this project, whose job it is to program and build the software. On completion of the </w:t>
      </w:r>
      <w:proofErr w:type="gramStart"/>
      <w:r w:rsidR="00C64C23">
        <w:t>project</w:t>
      </w:r>
      <w:proofErr w:type="gramEnd"/>
      <w:r w:rsidR="00C64C23">
        <w:t xml:space="preserve"> I updated s</w:t>
      </w:r>
      <w:r w:rsidR="00CE2861">
        <w:t>ome documentation at the request of Rachel, our Team Manager, who takes care of the timelines, resource management and other requirements. It helped put it into a clearer view of who does what, and why.</w:t>
      </w:r>
      <w:r w:rsidR="00F76EB7" w:rsidRPr="00652486">
        <w:br/>
      </w:r>
      <w:hyperlink w:anchor="Knowledge_5" w:history="1">
        <w:r w:rsidRPr="00652486">
          <w:rPr>
            <w:rStyle w:val="Hyperlink"/>
          </w:rPr>
          <w:t>K18</w:t>
        </w:r>
      </w:hyperlink>
    </w:p>
    <w:p w14:paraId="7009E3FB" w14:textId="106074F2" w:rsidR="00E051F8" w:rsidRPr="00652486" w:rsidRDefault="00902A2B">
      <w:pPr>
        <w:rPr>
          <w:i/>
          <w:iCs/>
          <w:color w:val="794908" w:themeColor="accent1" w:themeShade="7F"/>
        </w:rPr>
      </w:pPr>
      <w:r w:rsidRPr="00652486">
        <w:rPr>
          <w:rStyle w:val="SubtleEmphasis"/>
        </w:rPr>
        <w:lastRenderedPageBreak/>
        <w:t>Handover to Aravind</w:t>
      </w:r>
      <w:r w:rsidR="00C75FA9" w:rsidRPr="00652486">
        <w:rPr>
          <w:rStyle w:val="SubtleEmphasis"/>
        </w:rPr>
        <w:br/>
      </w:r>
      <w:r w:rsidR="00E051F8" w:rsidRPr="00652486">
        <w:t xml:space="preserve">After completing most the IAC needed for the ticket, I handed it over to a fellow DevOps engineer Aravind. This was because the ticket was suddenly upgraded to a high priority ticket, and although it was a great learning experience for me to interact with different teams and people, there was call for some fast troubleshooting. It made more sense for me to continue learning, consolidate what I had learned throughout the process of the ticket, and shadow Aravind in his helping of the </w:t>
      </w:r>
      <w:proofErr w:type="spellStart"/>
      <w:r w:rsidR="00E051F8" w:rsidRPr="00652486">
        <w:t>devs</w:t>
      </w:r>
      <w:proofErr w:type="spellEnd"/>
      <w:r w:rsidR="00E051F8" w:rsidRPr="00652486">
        <w:t xml:space="preserve">, rather than trying to answer questions from the </w:t>
      </w:r>
      <w:proofErr w:type="spellStart"/>
      <w:r w:rsidR="00E051F8" w:rsidRPr="00652486">
        <w:t>devs</w:t>
      </w:r>
      <w:proofErr w:type="spellEnd"/>
      <w:r w:rsidR="00E051F8" w:rsidRPr="00652486">
        <w:t xml:space="preserve"> that would take me a few hours to understand. </w:t>
      </w:r>
    </w:p>
    <w:p w14:paraId="183E65D1" w14:textId="5FDA26E2" w:rsidR="006F368E" w:rsidRPr="00652486" w:rsidRDefault="00902A2B">
      <w:pPr>
        <w:rPr>
          <w:i/>
          <w:iCs/>
          <w:color w:val="794908" w:themeColor="accent1" w:themeShade="7F"/>
        </w:rPr>
      </w:pPr>
      <w:r w:rsidRPr="00652486">
        <w:rPr>
          <w:rStyle w:val="SubtleEmphasis"/>
        </w:rPr>
        <w:t>Business Impact</w:t>
      </w:r>
      <w:r w:rsidR="00C75FA9" w:rsidRPr="00652486">
        <w:rPr>
          <w:rStyle w:val="SubtleEmphasis"/>
        </w:rPr>
        <w:br/>
      </w:r>
      <w:r w:rsidR="006F368E" w:rsidRPr="00652486">
        <w:t>The GUID Adaptor is a small internal micro-service that acts as a centralised pass-through service for any internal Nots service that needs to call the DWP GUID service. It abstracts the Cognito authentication token process required to access the GUID service away from the consuming Nots services, constructing the access token required for authentication and injecting this as a header to any requests before passing them onto the GUID service itself; it also handles recycling the Cognito authentication token which only has a lifespan of ~1hr. Any response from the GUID service will then be relayed directly back to the internal Nots consuming service.</w:t>
      </w:r>
    </w:p>
    <w:p w14:paraId="03AAFF36" w14:textId="2C8D20A8" w:rsidR="0035430A" w:rsidRPr="00652486" w:rsidRDefault="0035430A" w:rsidP="00F76EB7">
      <w:pPr>
        <w:pStyle w:val="Heading5"/>
      </w:pPr>
      <w:r w:rsidRPr="00652486">
        <w:t>Knowledge</w:t>
      </w:r>
    </w:p>
    <w:p w14:paraId="3D2A8CCC" w14:textId="62384E45" w:rsidR="00F76EB7" w:rsidRPr="00652486" w:rsidRDefault="00F76EB7" w:rsidP="00F76EB7">
      <w:pPr>
        <w:ind w:left="720" w:hanging="720"/>
      </w:pPr>
      <w:bookmarkStart w:id="185" w:name="Knowledge_5"/>
      <w:r w:rsidRPr="00652486">
        <w:rPr>
          <w:rStyle w:val="SubtleEmphasis"/>
        </w:rPr>
        <w:t>K18</w:t>
      </w:r>
      <w:r w:rsidRPr="00652486">
        <w:t xml:space="preserve"> </w:t>
      </w:r>
      <w:bookmarkEnd w:id="185"/>
      <w:r w:rsidRPr="00652486">
        <w:t>- Roles within a multidisciplinary team and the interfaces with other areas of an organisation.</w:t>
      </w:r>
      <w:r w:rsidRPr="00652486">
        <w:tab/>
      </w:r>
    </w:p>
    <w:p w14:paraId="02935FAA" w14:textId="05F2A1E5" w:rsidR="0035430A" w:rsidRPr="00652486" w:rsidDel="00F712FB" w:rsidRDefault="0035430A" w:rsidP="00F76EB7">
      <w:pPr>
        <w:pStyle w:val="Heading5"/>
        <w:rPr>
          <w:del w:id="186" w:author="Michael Plasom-Scott" w:date="2022-12-07T13:27:00Z"/>
        </w:rPr>
      </w:pPr>
      <w:del w:id="187" w:author="Michael Plasom-Scott" w:date="2022-12-07T13:27:00Z">
        <w:r w:rsidRPr="00652486" w:rsidDel="00F712FB">
          <w:delText>Skill</w:delText>
        </w:r>
      </w:del>
    </w:p>
    <w:p w14:paraId="10368821" w14:textId="406BF8ED" w:rsidR="00F76EB7" w:rsidRPr="00652486" w:rsidDel="00F712FB" w:rsidRDefault="00F76EB7">
      <w:pPr>
        <w:rPr>
          <w:del w:id="188" w:author="Michael Plasom-Scott" w:date="2022-12-07T13:27:00Z"/>
        </w:rPr>
      </w:pPr>
      <w:bookmarkStart w:id="189" w:name="Skill_5"/>
      <w:del w:id="190" w:author="Michael Plasom-Scott" w:date="2022-12-07T13:27:00Z">
        <w:r w:rsidRPr="00652486" w:rsidDel="00F712FB">
          <w:rPr>
            <w:rStyle w:val="SubtleEmphasis"/>
          </w:rPr>
          <w:delText>S16</w:delText>
        </w:r>
        <w:r w:rsidRPr="00652486" w:rsidDel="00F712FB">
          <w:delText xml:space="preserve"> </w:delText>
        </w:r>
        <w:bookmarkEnd w:id="189"/>
        <w:r w:rsidRPr="00652486" w:rsidDel="00F712FB">
          <w:delText>- Invest in continuous learning, both your own development and others, ensuring learning activities dovetail with changing job requirements. Keep up with cutting edge.</w:delText>
        </w:r>
        <w:r w:rsidRPr="00652486" w:rsidDel="00F712FB">
          <w:tab/>
        </w:r>
      </w:del>
    </w:p>
    <w:p w14:paraId="47AD1078" w14:textId="7B6E755E" w:rsidR="00F76EB7" w:rsidRPr="00652486" w:rsidDel="00F712FB" w:rsidRDefault="0035430A" w:rsidP="00F76EB7">
      <w:pPr>
        <w:pStyle w:val="Heading5"/>
        <w:rPr>
          <w:del w:id="191" w:author="Michael Plasom-Scott" w:date="2022-12-07T13:27:00Z"/>
        </w:rPr>
      </w:pPr>
      <w:del w:id="192" w:author="Michael Plasom-Scott" w:date="2022-12-07T13:27:00Z">
        <w:r w:rsidRPr="00652486" w:rsidDel="00F712FB">
          <w:delText>Behaviour</w:delText>
        </w:r>
      </w:del>
    </w:p>
    <w:p w14:paraId="7AEE38B4" w14:textId="4B1C346C" w:rsidR="00DB0E8E" w:rsidRDefault="00F76EB7" w:rsidP="002001CD">
      <w:pPr>
        <w:rPr>
          <w:ins w:id="193" w:author="Michael Plasom-Scott" w:date="2022-11-25T11:36:00Z"/>
        </w:rPr>
      </w:pPr>
      <w:bookmarkStart w:id="194" w:name="Behaviour_5"/>
      <w:del w:id="195" w:author="Michael Plasom-Scott" w:date="2022-12-07T13:27:00Z">
        <w:r w:rsidRPr="00652486" w:rsidDel="00F712FB">
          <w:rPr>
            <w:rStyle w:val="SubtleEmphasis"/>
          </w:rPr>
          <w:delText>B2</w:delText>
        </w:r>
        <w:r w:rsidRPr="00652486" w:rsidDel="00F712FB">
          <w:delText xml:space="preserve"> </w:delText>
        </w:r>
        <w:bookmarkEnd w:id="194"/>
        <w:r w:rsidRPr="00652486" w:rsidDel="00F712FB">
          <w:delText>- Invests time and effort in their own development, recognising that technology evolves at a rapid rate.</w:delText>
        </w:r>
        <w:r w:rsidDel="00F712FB">
          <w:tab/>
        </w:r>
      </w:del>
      <w:r w:rsidR="0035430A">
        <w:br w:type="page"/>
      </w:r>
    </w:p>
    <w:p w14:paraId="7344FC3C" w14:textId="6F29F632" w:rsidR="00DB0E8E" w:rsidRPr="000A0099" w:rsidRDefault="00DB0E8E" w:rsidP="000A0099">
      <w:pPr>
        <w:pStyle w:val="Title"/>
        <w:rPr>
          <w:ins w:id="196" w:author="Michael Plasom-Scott" w:date="2022-11-25T11:37:00Z"/>
        </w:rPr>
      </w:pPr>
      <w:ins w:id="197" w:author="Michael Plasom-Scott" w:date="2022-11-25T11:37:00Z">
        <w:r w:rsidRPr="000A0099">
          <w:lastRenderedPageBreak/>
          <w:t>Project #</w:t>
        </w:r>
      </w:ins>
      <w:ins w:id="198" w:author="Michael Plasom-Scott" w:date="2022-11-25T15:40:00Z">
        <w:r w:rsidR="00BF659C">
          <w:t>6</w:t>
        </w:r>
      </w:ins>
    </w:p>
    <w:p w14:paraId="244C5016" w14:textId="046437D2" w:rsidR="00DB0E8E" w:rsidRPr="000A0099" w:rsidRDefault="00DB0E8E" w:rsidP="000A0099">
      <w:pPr>
        <w:pStyle w:val="Heading5"/>
        <w:rPr>
          <w:ins w:id="199" w:author="Michael Plasom-Scott" w:date="2022-11-25T11:37:00Z"/>
        </w:rPr>
      </w:pPr>
      <w:ins w:id="200" w:author="Michael Plasom-Scott" w:date="2022-11-25T11:37:00Z">
        <w:r w:rsidRPr="000A0099">
          <w:t>Description</w:t>
        </w:r>
      </w:ins>
    </w:p>
    <w:p w14:paraId="72A9F75B" w14:textId="378B2343" w:rsidR="00DB0E8E" w:rsidRDefault="003F060A" w:rsidP="003F060A">
      <w:pPr>
        <w:rPr>
          <w:ins w:id="201" w:author="Michael Plasom-Scott" w:date="2022-11-25T11:37:00Z"/>
        </w:rPr>
      </w:pPr>
      <w:ins w:id="202" w:author="Michael Plasom-Scott" w:date="2022-11-25T15:23:00Z">
        <w:r>
          <w:t>Personal Professional Development</w:t>
        </w:r>
      </w:ins>
      <w:ins w:id="203" w:author="Michael Plasom-Scott" w:date="2022-11-25T15:26:00Z">
        <w:r>
          <w:t xml:space="preserve">. </w:t>
        </w:r>
      </w:ins>
    </w:p>
    <w:p w14:paraId="7C9521BB" w14:textId="07AA4B44" w:rsidR="00DB0E8E" w:rsidRDefault="00DB0E8E" w:rsidP="00DB0E8E">
      <w:pPr>
        <w:pStyle w:val="Heading5"/>
        <w:rPr>
          <w:ins w:id="204" w:author="Michael Plasom-Scott" w:date="2022-11-25T11:37:00Z"/>
        </w:rPr>
      </w:pPr>
      <w:ins w:id="205" w:author="Michael Plasom-Scott" w:date="2022-11-25T11:37:00Z">
        <w:r>
          <w:t>process</w:t>
        </w:r>
      </w:ins>
    </w:p>
    <w:p w14:paraId="453440D5" w14:textId="77C9A71D" w:rsidR="00BF659C" w:rsidRDefault="00BF659C" w:rsidP="003F060A">
      <w:pPr>
        <w:rPr>
          <w:ins w:id="206" w:author="Michael Plasom-Scott" w:date="2022-11-25T15:35:00Z"/>
          <w:lang w:val="en-US"/>
        </w:rPr>
      </w:pPr>
      <w:ins w:id="207" w:author="Michael Plasom-Scott" w:date="2022-11-25T15:35:00Z">
        <w:r w:rsidRPr="00652486">
          <w:rPr>
            <w:rStyle w:val="SubtleEmphasis"/>
          </w:rPr>
          <w:t>Scrum training</w:t>
        </w:r>
        <w:r w:rsidRPr="00652486">
          <w:rPr>
            <w:rStyle w:val="SubtleEmphasis"/>
          </w:rPr>
          <w:br/>
        </w:r>
        <w:r w:rsidRPr="00652486">
          <w:t xml:space="preserve">Just before picking up this ticket I completed the Professional Scrum Master I exam. I chose to do this at this time because there was a slight lull in my workload, so I set aside a day to revise and complete the exam. I was pleased to pass first time (fig. </w:t>
        </w:r>
        <w:r>
          <w:t>20</w:t>
        </w:r>
        <w:r w:rsidRPr="00652486">
          <w:t xml:space="preserve">). It became apparent to me that sitting the exam would be a valuable use of my time, and I was keen to invest some extra time into gaining new knowledge and achievements, developing the skills I had learned over my apprenticeship. </w:t>
        </w:r>
        <w:r>
          <w:t>I chose the PSM I exam, as it was recommended to me after a training course we did as part of the apprenticeship. Given that my team works with an agile mindset, it made sense to make sure I understood Scrum as being one of the key methodologies that applies agile. Completing this course made me realise I wanted to further my learning in other areas, and that it would be a good idea to widen my base of knowledge further with more training. I spoke to my supervisor, and she advised me that Careers Toolbox is a tool that will soon be available to me that will help with keeping track of what I know, asses my skill level against my role, create action plans, and track my learning. This sounds incredibly helpful, and I can’t wait to implement this into my professional development.</w:t>
        </w:r>
      </w:ins>
      <w:ins w:id="208" w:author="Michael Plasom-Scott" w:date="2022-11-25T15:36:00Z">
        <w:r>
          <w:t xml:space="preserve"> </w:t>
        </w:r>
        <w:r>
          <w:rPr>
            <w:lang w:val="en-US"/>
          </w:rPr>
          <w:t xml:space="preserve">Taking the Scrum course had an impact on my day-to-day life, as I suggested to my Line Manager to implement some of the concepts of Scrum into our daily standups. One of the requirements from the Scrum Master is removing impediments to the developing team’s progress, and, while my team is not strictly following Scrum methodology, it was useful to implement even a small thing like Tom checking in with everyone to ask if they had </w:t>
        </w:r>
      </w:ins>
      <w:ins w:id="209" w:author="Michael Plasom-Scott" w:date="2022-12-07T13:24:00Z">
        <w:r w:rsidR="004E1DFD">
          <w:rPr>
            <w:lang w:val="en-US"/>
          </w:rPr>
          <w:t>faced</w:t>
        </w:r>
      </w:ins>
      <w:ins w:id="210" w:author="Michael Plasom-Scott" w:date="2022-11-25T15:36:00Z">
        <w:r>
          <w:rPr>
            <w:lang w:val="en-US"/>
          </w:rPr>
          <w:t xml:space="preserve"> any blockers in the previous day. This has made our standups much more useful and engaging, as I get to hear different DevOps engineers tackle problems together and come to solutions.</w:t>
        </w:r>
      </w:ins>
      <w:ins w:id="211" w:author="Michael Plasom-Scott" w:date="2022-11-25T15:38:00Z">
        <w:r>
          <w:rPr>
            <w:lang w:val="en-US"/>
          </w:rPr>
          <w:br/>
        </w:r>
      </w:ins>
      <w:ins w:id="212" w:author="Michael Plasom-Scott" w:date="2022-11-25T15:41:00Z">
        <w:r>
          <w:rPr>
            <w:lang w:val="en-US"/>
          </w:rPr>
          <w:fldChar w:fldCharType="begin"/>
        </w:r>
        <w:r>
          <w:rPr>
            <w:lang w:val="en-US"/>
          </w:rPr>
          <w:instrText xml:space="preserve"> HYPERLINK  \l "Skill_6" </w:instrText>
        </w:r>
        <w:r>
          <w:rPr>
            <w:lang w:val="en-US"/>
          </w:rPr>
        </w:r>
        <w:r>
          <w:rPr>
            <w:lang w:val="en-US"/>
          </w:rPr>
          <w:fldChar w:fldCharType="separate"/>
        </w:r>
        <w:r w:rsidRPr="00BF659C">
          <w:rPr>
            <w:rStyle w:val="Hyperlink"/>
            <w:lang w:val="en-US"/>
          </w:rPr>
          <w:t>S16</w:t>
        </w:r>
        <w:r>
          <w:rPr>
            <w:lang w:val="en-US"/>
          </w:rPr>
          <w:fldChar w:fldCharType="end"/>
        </w:r>
      </w:ins>
      <w:ins w:id="213" w:author="Michael Plasom-Scott" w:date="2022-11-25T15:38:00Z">
        <w:r>
          <w:rPr>
            <w:lang w:val="en-US"/>
          </w:rPr>
          <w:t xml:space="preserve">, </w:t>
        </w:r>
        <w:bookmarkStart w:id="214" w:name="Behaviour_6"/>
        <w:r>
          <w:rPr>
            <w:lang w:val="en-US"/>
          </w:rPr>
          <w:t>B2</w:t>
        </w:r>
      </w:ins>
      <w:bookmarkEnd w:id="214"/>
    </w:p>
    <w:p w14:paraId="395CF2CE" w14:textId="77777777" w:rsidR="00BF659C" w:rsidRDefault="00BF659C">
      <w:pPr>
        <w:keepNext/>
        <w:rPr>
          <w:ins w:id="215" w:author="Michael Plasom-Scott" w:date="2022-11-25T15:43:00Z"/>
        </w:rPr>
        <w:pPrChange w:id="216" w:author="Michael Plasom-Scott" w:date="2022-11-25T15:43:00Z">
          <w:pPr/>
        </w:pPrChange>
      </w:pPr>
      <w:ins w:id="217" w:author="Michael Plasom-Scott" w:date="2022-11-25T15:37:00Z">
        <w:r w:rsidRPr="00652486">
          <w:rPr>
            <w:noProof/>
          </w:rPr>
          <w:drawing>
            <wp:inline distT="0" distB="0" distL="0" distR="0" wp14:anchorId="697488B6" wp14:editId="22077FDC">
              <wp:extent cx="2770567" cy="2413591"/>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84947" cy="2426118"/>
                      </a:xfrm>
                      <a:prstGeom prst="rect">
                        <a:avLst/>
                      </a:prstGeom>
                    </pic:spPr>
                  </pic:pic>
                </a:graphicData>
              </a:graphic>
            </wp:inline>
          </w:drawing>
        </w:r>
      </w:ins>
    </w:p>
    <w:p w14:paraId="2EADAC6C" w14:textId="5758ACE9" w:rsidR="00BF659C" w:rsidRDefault="00BF659C">
      <w:pPr>
        <w:pStyle w:val="Caption"/>
        <w:rPr>
          <w:ins w:id="218" w:author="Michael Plasom-Scott" w:date="2022-11-25T15:35:00Z"/>
          <w:lang w:val="en-US"/>
        </w:rPr>
        <w:pPrChange w:id="219" w:author="Michael Plasom-Scott" w:date="2022-11-25T15:43:00Z">
          <w:pPr/>
        </w:pPrChange>
      </w:pPr>
      <w:ins w:id="220" w:author="Michael Plasom-Scott" w:date="2022-11-25T15:43:00Z">
        <w:r>
          <w:t xml:space="preserve">Figure </w:t>
        </w:r>
        <w:r>
          <w:fldChar w:fldCharType="begin"/>
        </w:r>
        <w:r>
          <w:instrText xml:space="preserve"> SEQ Figure \* ARABIC </w:instrText>
        </w:r>
      </w:ins>
      <w:r>
        <w:fldChar w:fldCharType="separate"/>
      </w:r>
      <w:ins w:id="221" w:author="Michael Plasom-Scott" w:date="2022-11-25T15:43:00Z">
        <w:r>
          <w:rPr>
            <w:noProof/>
          </w:rPr>
          <w:t>25</w:t>
        </w:r>
        <w:r>
          <w:fldChar w:fldCharType="end"/>
        </w:r>
        <w:r>
          <w:t xml:space="preserve"> - Michael </w:t>
        </w:r>
        <w:proofErr w:type="spellStart"/>
        <w:r>
          <w:t>Plasom</w:t>
        </w:r>
        <w:proofErr w:type="spellEnd"/>
        <w:r>
          <w:t>-Scott, Professional Scrum Master</w:t>
        </w:r>
      </w:ins>
    </w:p>
    <w:p w14:paraId="31E91659" w14:textId="19C8B870" w:rsidR="00DB0E8E" w:rsidRPr="00BF659C" w:rsidRDefault="00BF659C" w:rsidP="003F060A">
      <w:pPr>
        <w:rPr>
          <w:ins w:id="222" w:author="Michael Plasom-Scott" w:date="2022-11-25T11:37:00Z"/>
          <w:lang w:val="en-US"/>
          <w:rPrChange w:id="223" w:author="Michael Plasom-Scott" w:date="2022-11-25T15:35:00Z">
            <w:rPr>
              <w:ins w:id="224" w:author="Michael Plasom-Scott" w:date="2022-11-25T11:37:00Z"/>
            </w:rPr>
          </w:rPrChange>
        </w:rPr>
      </w:pPr>
      <w:ins w:id="225" w:author="Michael Plasom-Scott" w:date="2022-11-25T15:35:00Z">
        <w:r>
          <w:rPr>
            <w:rStyle w:val="SubtleEmphasis"/>
          </w:rPr>
          <w:lastRenderedPageBreak/>
          <w:t>AWS Certifications</w:t>
        </w:r>
        <w:r>
          <w:rPr>
            <w:lang w:val="en-US"/>
          </w:rPr>
          <w:br/>
        </w:r>
      </w:ins>
      <w:ins w:id="226" w:author="Michael Plasom-Scott" w:date="2022-11-25T15:33:00Z">
        <w:r w:rsidR="003F060A">
          <w:rPr>
            <w:lang w:val="en-US"/>
          </w:rPr>
          <w:t>I am currently working towards completing a course on A Cloud Guru on Packer. Packer is a lightweight tool for building machine images on AWS, as well as a range of other platforms. I’m hoping to use this knowledge of Packer in my upcoming final a</w:t>
        </w:r>
      </w:ins>
      <w:ins w:id="227" w:author="Michael Plasom-Scott" w:date="2022-11-25T15:34:00Z">
        <w:r w:rsidR="003F060A">
          <w:rPr>
            <w:lang w:val="en-US"/>
          </w:rPr>
          <w:t xml:space="preserve">pprenticeship project. </w:t>
        </w:r>
      </w:ins>
      <w:ins w:id="228" w:author="Michael Plasom-Scott" w:date="2022-11-25T15:33:00Z">
        <w:r w:rsidR="003F060A">
          <w:rPr>
            <w:lang w:val="en-US"/>
          </w:rPr>
          <w:t xml:space="preserve">Resources like A Cloud Guru and Pluralsight enable me to stay aware of learning resources available to me. The APS I qualification I gained, and my attendance of the </w:t>
        </w:r>
        <w:proofErr w:type="gramStart"/>
        <w:r w:rsidR="003F060A">
          <w:rPr>
            <w:lang w:val="en-US"/>
          </w:rPr>
          <w:t>week long</w:t>
        </w:r>
        <w:proofErr w:type="gramEnd"/>
        <w:r w:rsidR="003F060A">
          <w:rPr>
            <w:lang w:val="en-US"/>
          </w:rPr>
          <w:t xml:space="preserve"> Scrum training helped me to understand the quality of certifications out there. They could help me to better my understanding and help me to become more </w:t>
        </w:r>
      </w:ins>
      <w:ins w:id="229" w:author="Michael Plasom-Scott" w:date="2022-11-25T15:34:00Z">
        <w:r w:rsidR="003F060A">
          <w:rPr>
            <w:lang w:val="en-US"/>
          </w:rPr>
          <w:t>knowledgeable</w:t>
        </w:r>
      </w:ins>
      <w:ins w:id="230" w:author="Michael Plasom-Scott" w:date="2022-11-25T15:33:00Z">
        <w:r w:rsidR="003F060A">
          <w:rPr>
            <w:lang w:val="en-US"/>
          </w:rPr>
          <w:t xml:space="preserve"> and efficient in my work. I also have an AWS certification </w:t>
        </w:r>
        <w:proofErr w:type="gramStart"/>
        <w:r w:rsidR="003F060A">
          <w:rPr>
            <w:lang w:val="en-US"/>
          </w:rPr>
          <w:t>account, and</w:t>
        </w:r>
        <w:proofErr w:type="gramEnd"/>
        <w:r w:rsidR="003F060A">
          <w:rPr>
            <w:lang w:val="en-US"/>
          </w:rPr>
          <w:t xml:space="preserve"> have been made aware of various AWS certifications that would be incredibly insightful to me. I am particularly keen to </w:t>
        </w:r>
        <w:proofErr w:type="gramStart"/>
        <w:r w:rsidR="003F060A">
          <w:rPr>
            <w:lang w:val="en-US"/>
          </w:rPr>
          <w:t>look into</w:t>
        </w:r>
        <w:proofErr w:type="gramEnd"/>
        <w:r w:rsidR="003F060A">
          <w:rPr>
            <w:lang w:val="en-US"/>
          </w:rPr>
          <w:t xml:space="preserve"> a workshop AWS have available on Blue/Green and Canary deployments, as this is what I may be </w:t>
        </w:r>
      </w:ins>
      <w:ins w:id="231" w:author="Michael Plasom-Scott" w:date="2022-11-25T15:34:00Z">
        <w:r w:rsidR="003F060A">
          <w:rPr>
            <w:lang w:val="en-US"/>
          </w:rPr>
          <w:t>focusing</w:t>
        </w:r>
      </w:ins>
      <w:ins w:id="232" w:author="Michael Plasom-Scott" w:date="2022-11-25T15:33:00Z">
        <w:r w:rsidR="003F060A">
          <w:rPr>
            <w:lang w:val="en-US"/>
          </w:rPr>
          <w:t xml:space="preserve"> on for my final project of the apprenticeship. This is a great option if I ever want to </w:t>
        </w:r>
        <w:proofErr w:type="spellStart"/>
        <w:r w:rsidR="003F060A">
          <w:rPr>
            <w:lang w:val="en-US"/>
          </w:rPr>
          <w:t>specialise</w:t>
        </w:r>
        <w:proofErr w:type="spellEnd"/>
        <w:r w:rsidR="003F060A">
          <w:rPr>
            <w:lang w:val="en-US"/>
          </w:rPr>
          <w:t xml:space="preserve"> as well, as AWS offer </w:t>
        </w:r>
        <w:proofErr w:type="spellStart"/>
        <w:r w:rsidR="003F060A">
          <w:rPr>
            <w:lang w:val="en-US"/>
          </w:rPr>
          <w:t>speciality</w:t>
        </w:r>
        <w:proofErr w:type="spellEnd"/>
        <w:r w:rsidR="003F060A">
          <w:rPr>
            <w:lang w:val="en-US"/>
          </w:rPr>
          <w:t xml:space="preserve"> options. Amazon has a high standard for their pass rate, so taking these courses would enable me to be confident in my understand, which is why they are so valuable to my learning. </w:t>
        </w:r>
      </w:ins>
      <w:ins w:id="233" w:author="Michael Plasom-Scott" w:date="2022-11-25T15:39:00Z">
        <w:r>
          <w:rPr>
            <w:lang w:val="en-US"/>
          </w:rPr>
          <w:br/>
        </w:r>
      </w:ins>
      <w:ins w:id="234" w:author="Michael Plasom-Scott" w:date="2022-11-25T15:41:00Z">
        <w:r>
          <w:rPr>
            <w:lang w:val="en-US"/>
          </w:rPr>
          <w:fldChar w:fldCharType="begin"/>
        </w:r>
        <w:r>
          <w:rPr>
            <w:lang w:val="en-US"/>
          </w:rPr>
          <w:instrText xml:space="preserve"> HYPERLINK  \l "Knowledge_6" </w:instrText>
        </w:r>
        <w:r>
          <w:rPr>
            <w:lang w:val="en-US"/>
          </w:rPr>
        </w:r>
        <w:r>
          <w:rPr>
            <w:lang w:val="en-US"/>
          </w:rPr>
          <w:fldChar w:fldCharType="separate"/>
        </w:r>
        <w:r w:rsidRPr="00BF659C">
          <w:rPr>
            <w:rStyle w:val="Hyperlink"/>
            <w:lang w:val="en-US"/>
          </w:rPr>
          <w:t>K25</w:t>
        </w:r>
        <w:r>
          <w:rPr>
            <w:lang w:val="en-US"/>
          </w:rPr>
          <w:fldChar w:fldCharType="end"/>
        </w:r>
      </w:ins>
    </w:p>
    <w:p w14:paraId="19FDF55B" w14:textId="7CA68CB4" w:rsidR="00DB0E8E" w:rsidRPr="00DB0E8E" w:rsidRDefault="00DB0E8E" w:rsidP="00DB0E8E">
      <w:pPr>
        <w:pStyle w:val="Heading5"/>
        <w:rPr>
          <w:ins w:id="235" w:author="Michael Plasom-Scott" w:date="2022-11-25T11:37:00Z"/>
        </w:rPr>
      </w:pPr>
      <w:bookmarkStart w:id="236" w:name="Knowledge_6"/>
      <w:ins w:id="237" w:author="Michael Plasom-Scott" w:date="2022-11-25T11:37:00Z">
        <w:r>
          <w:t>knowledge</w:t>
        </w:r>
      </w:ins>
    </w:p>
    <w:bookmarkEnd w:id="236"/>
    <w:p w14:paraId="667E67FB" w14:textId="638CCBEC" w:rsidR="00DB0E8E" w:rsidRDefault="00BF659C" w:rsidP="00DB0E8E">
      <w:pPr>
        <w:rPr>
          <w:ins w:id="238" w:author="Michael Plasom-Scott" w:date="2022-11-25T11:37:00Z"/>
        </w:rPr>
      </w:pPr>
      <w:ins w:id="239" w:author="Michael Plasom-Scott" w:date="2022-11-25T15:39:00Z">
        <w:r w:rsidRPr="00FC16D6">
          <w:rPr>
            <w:rStyle w:val="SubtleEmphasis"/>
          </w:rPr>
          <w:t>K25</w:t>
        </w:r>
        <w:r>
          <w:t xml:space="preserve"> - </w:t>
        </w:r>
        <w:r w:rsidRPr="00BF659C">
          <w:rPr>
            <w:rPrChange w:id="240" w:author="Michael Plasom-Scott" w:date="2022-11-25T15:39:00Z">
              <w:rPr>
                <w:highlight w:val="yellow"/>
              </w:rPr>
            </w:rPrChange>
          </w:rPr>
          <w:t>Maintain an awareness of cloud certification requirements.</w:t>
        </w:r>
      </w:ins>
    </w:p>
    <w:p w14:paraId="44C375F5" w14:textId="086E7143" w:rsidR="00DB0E8E" w:rsidRPr="00DB0E8E" w:rsidRDefault="00DB0E8E" w:rsidP="00DB0E8E">
      <w:pPr>
        <w:pStyle w:val="Heading5"/>
        <w:rPr>
          <w:ins w:id="241" w:author="Michael Plasom-Scott" w:date="2022-11-25T11:37:00Z"/>
        </w:rPr>
      </w:pPr>
      <w:bookmarkStart w:id="242" w:name="Skill_6"/>
      <w:ins w:id="243" w:author="Michael Plasom-Scott" w:date="2022-11-25T11:37:00Z">
        <w:r>
          <w:t>skill</w:t>
        </w:r>
      </w:ins>
    </w:p>
    <w:bookmarkEnd w:id="242"/>
    <w:p w14:paraId="6C1B72AF" w14:textId="40689525" w:rsidR="00DB0E8E" w:rsidRDefault="00BF659C" w:rsidP="00DB0E8E">
      <w:pPr>
        <w:rPr>
          <w:ins w:id="244" w:author="Michael Plasom-Scott" w:date="2022-11-25T11:37:00Z"/>
        </w:rPr>
      </w:pPr>
      <w:ins w:id="245" w:author="Michael Plasom-Scott" w:date="2022-11-25T15:38:00Z">
        <w:r w:rsidRPr="00FC16D6">
          <w:rPr>
            <w:rStyle w:val="SubtleEmphasis"/>
          </w:rPr>
          <w:t>S16</w:t>
        </w:r>
        <w:r>
          <w:rPr>
            <w:rStyle w:val="SubtleEmphasis"/>
          </w:rPr>
          <w:t xml:space="preserve"> - </w:t>
        </w:r>
        <w:r w:rsidRPr="002001CD">
          <w:t>Invest in continuous learning, both your own development and others, ensuring learning activities dovetail with changing job requirements. Keep up with cutting edge.</w:t>
        </w:r>
      </w:ins>
    </w:p>
    <w:p w14:paraId="66FC0EAE" w14:textId="6A52EF47" w:rsidR="00DB0E8E" w:rsidRPr="00DB0E8E" w:rsidRDefault="00DB0E8E" w:rsidP="00DB0E8E">
      <w:pPr>
        <w:pStyle w:val="Heading5"/>
        <w:rPr>
          <w:ins w:id="246" w:author="Michael Plasom-Scott" w:date="2022-11-25T11:37:00Z"/>
        </w:rPr>
      </w:pPr>
      <w:ins w:id="247" w:author="Michael Plasom-Scott" w:date="2022-11-25T11:37:00Z">
        <w:r>
          <w:t>behaviour</w:t>
        </w:r>
      </w:ins>
    </w:p>
    <w:p w14:paraId="50E2968E" w14:textId="10DDA9B3" w:rsidR="00DB0E8E" w:rsidRPr="00DB0E8E" w:rsidRDefault="00BF659C">
      <w:pPr>
        <w:rPr>
          <w:ins w:id="248" w:author="Michael Plasom-Scott" w:date="2022-11-25T11:37:00Z"/>
        </w:rPr>
        <w:pPrChange w:id="249" w:author="Michael Plasom-Scott" w:date="2022-11-25T11:37:00Z">
          <w:pPr>
            <w:pStyle w:val="Heading5"/>
          </w:pPr>
        </w:pPrChange>
      </w:pPr>
      <w:ins w:id="250" w:author="Michael Plasom-Scott" w:date="2022-11-25T15:38:00Z">
        <w:r w:rsidRPr="00FC16D6">
          <w:rPr>
            <w:rStyle w:val="SubtleEmphasis"/>
          </w:rPr>
          <w:t>B2</w:t>
        </w:r>
        <w:r>
          <w:t xml:space="preserve"> - </w:t>
        </w:r>
        <w:r w:rsidRPr="002001CD">
          <w:t>Invests time and effort in their own development, recognising that technology evolves at a rapid rate.</w:t>
        </w:r>
      </w:ins>
    </w:p>
    <w:p w14:paraId="4227E115" w14:textId="74F83F86" w:rsidR="00DB0E8E" w:rsidRDefault="00DB0E8E" w:rsidP="00DB0E8E">
      <w:pPr>
        <w:rPr>
          <w:ins w:id="251" w:author="Michael Plasom-Scott" w:date="2022-11-25T11:36:00Z"/>
        </w:rPr>
      </w:pPr>
      <w:ins w:id="252" w:author="Michael Plasom-Scott" w:date="2022-11-25T11:36:00Z">
        <w:r>
          <w:br w:type="page"/>
        </w:r>
      </w:ins>
    </w:p>
    <w:p w14:paraId="20906CD0" w14:textId="77777777" w:rsidR="00FC16D6" w:rsidRPr="002001CD" w:rsidRDefault="00FC16D6" w:rsidP="002001CD">
      <w:pPr>
        <w:rPr>
          <w:caps/>
          <w:spacing w:val="15"/>
          <w:sz w:val="22"/>
          <w:szCs w:val="22"/>
        </w:rPr>
      </w:pPr>
    </w:p>
    <w:p w14:paraId="6985213A" w14:textId="2623181A" w:rsidR="00FC16D6" w:rsidRDefault="00FC16D6" w:rsidP="00FC16D6">
      <w:pPr>
        <w:pStyle w:val="Heading2"/>
      </w:pPr>
      <w:r>
        <w:t>KSBs</w:t>
      </w:r>
    </w:p>
    <w:p w14:paraId="2B606321" w14:textId="57C2398E" w:rsidR="00FC16D6" w:rsidRDefault="00FC16D6" w:rsidP="00FC16D6">
      <w:pPr>
        <w:pStyle w:val="Heading5"/>
      </w:pPr>
      <w:r>
        <w:t>Knowledge</w:t>
      </w:r>
    </w:p>
    <w:p w14:paraId="04652456" w14:textId="76A66BDE" w:rsidR="00FC16D6" w:rsidRDefault="00FC16D6" w:rsidP="00FC16D6">
      <w:pPr>
        <w:ind w:left="720" w:hanging="720"/>
      </w:pPr>
      <w:r w:rsidRPr="00FC16D6">
        <w:rPr>
          <w:rStyle w:val="SubtleEmphasis"/>
        </w:rPr>
        <w:t>K3</w:t>
      </w:r>
      <w:r>
        <w:tab/>
        <w:t>How to use data ethically and the implications for wider society, with respect to the use of data, automation and artificial intelligence within the context of relevant data protection policy and legislation.</w:t>
      </w:r>
      <w:r>
        <w:tab/>
      </w:r>
      <w:r>
        <w:tab/>
      </w:r>
      <w:r>
        <w:tab/>
      </w:r>
      <w:r>
        <w:tab/>
      </w:r>
    </w:p>
    <w:p w14:paraId="372FAFAA" w14:textId="77777777" w:rsidR="00FC16D6" w:rsidRDefault="00FC16D6" w:rsidP="00FC16D6">
      <w:pPr>
        <w:ind w:left="720" w:hanging="720"/>
      </w:pPr>
      <w:r w:rsidRPr="00FC16D6">
        <w:rPr>
          <w:rStyle w:val="SubtleEmphasis"/>
        </w:rPr>
        <w:t>K6</w:t>
      </w:r>
      <w:r>
        <w:tab/>
      </w:r>
      <w:r w:rsidRPr="009B329D">
        <w:t xml:space="preserve">A range of </w:t>
      </w:r>
      <w:proofErr w:type="gramStart"/>
      <w:r w:rsidRPr="009B329D">
        <w:t>problem solving</w:t>
      </w:r>
      <w:proofErr w:type="gramEnd"/>
      <w:r w:rsidRPr="009B329D">
        <w:t xml:space="preserve"> techniques appropriate to the task at hand, such as affinity mapping, impact maps, plan-do-check-act/Deming.</w:t>
      </w:r>
      <w:r>
        <w:tab/>
      </w:r>
      <w:r>
        <w:tab/>
      </w:r>
      <w:r>
        <w:tab/>
      </w:r>
      <w:r>
        <w:tab/>
      </w:r>
    </w:p>
    <w:p w14:paraId="3B72DDFB" w14:textId="77777777" w:rsidR="00FC16D6" w:rsidRDefault="00FC16D6" w:rsidP="00FC16D6">
      <w:pPr>
        <w:ind w:left="720" w:hanging="720"/>
      </w:pPr>
      <w:bookmarkStart w:id="253" w:name="K9"/>
      <w:r w:rsidRPr="00FC16D6">
        <w:rPr>
          <w:rStyle w:val="SubtleEmphasis"/>
        </w:rPr>
        <w:t>K9</w:t>
      </w:r>
      <w:bookmarkEnd w:id="253"/>
      <w:r>
        <w:tab/>
      </w:r>
      <w:r w:rsidRPr="004E1DFD">
        <w:rPr>
          <w:rPrChange w:id="254" w:author="Michael Plasom-Scott" w:date="2022-12-07T13:24:00Z">
            <w:rPr>
              <w:highlight w:val="yellow"/>
            </w:rPr>
          </w:rPrChange>
        </w:rPr>
        <w:t>Different organisational cultures, the development frameworks utilised and how they can both complement each other and introduce constraints on delivery.</w:t>
      </w:r>
      <w:r>
        <w:tab/>
      </w:r>
      <w:r>
        <w:tab/>
      </w:r>
      <w:r>
        <w:tab/>
      </w:r>
      <w:r>
        <w:tab/>
      </w:r>
    </w:p>
    <w:p w14:paraId="40BABC20" w14:textId="1A196D38" w:rsidR="00FC16D6" w:rsidRDefault="00FC16D6" w:rsidP="00FC16D6">
      <w:pPr>
        <w:ind w:left="720" w:hanging="720"/>
      </w:pPr>
      <w:r w:rsidRPr="00FC16D6">
        <w:rPr>
          <w:rStyle w:val="SubtleEmphasis"/>
        </w:rPr>
        <w:t>K18</w:t>
      </w:r>
      <w:r>
        <w:tab/>
      </w:r>
      <w:r w:rsidRPr="002001CD">
        <w:t>Roles within a multidisciplinary team and the interfaces with other areas of an organisation.</w:t>
      </w:r>
      <w:r>
        <w:tab/>
      </w:r>
    </w:p>
    <w:p w14:paraId="56CFFE93" w14:textId="77777777" w:rsidR="00FC16D6" w:rsidRDefault="00FC16D6" w:rsidP="00FC16D6">
      <w:pPr>
        <w:ind w:left="720" w:hanging="720"/>
      </w:pPr>
      <w:r w:rsidRPr="00FC16D6">
        <w:rPr>
          <w:rStyle w:val="SubtleEmphasis"/>
        </w:rPr>
        <w:t>K19</w:t>
      </w:r>
      <w:r>
        <w:tab/>
        <w:t xml:space="preserve">Different methods of communication and choosing the appropriate one - </w:t>
      </w:r>
      <w:proofErr w:type="gramStart"/>
      <w:r>
        <w:t>e.g.</w:t>
      </w:r>
      <w:proofErr w:type="gramEnd"/>
      <w:r>
        <w:t xml:space="preserve"> face-to-face (synchronous, high bandwidth), instant messaging, email (asynchronous, low bandwidth), visualisations vs. words.</w:t>
      </w:r>
      <w:r>
        <w:tab/>
      </w:r>
      <w:r>
        <w:tab/>
      </w:r>
      <w:r>
        <w:tab/>
      </w:r>
      <w:r>
        <w:tab/>
      </w:r>
    </w:p>
    <w:p w14:paraId="04663D46" w14:textId="77777777" w:rsidR="00FC16D6" w:rsidRDefault="00FC16D6" w:rsidP="00FC16D6">
      <w:pPr>
        <w:ind w:left="720" w:hanging="720"/>
      </w:pPr>
      <w:r w:rsidRPr="00FC16D6">
        <w:rPr>
          <w:rStyle w:val="SubtleEmphasis"/>
        </w:rPr>
        <w:t>K20</w:t>
      </w:r>
      <w:r>
        <w:tab/>
      </w:r>
      <w:r w:rsidRPr="00A824AE">
        <w:t>Pair/mob programming techniques and when to use each technique.</w:t>
      </w:r>
      <w:r>
        <w:tab/>
      </w:r>
      <w:r>
        <w:tab/>
      </w:r>
      <w:r>
        <w:tab/>
      </w:r>
      <w:r>
        <w:tab/>
      </w:r>
    </w:p>
    <w:p w14:paraId="6149612C" w14:textId="77777777" w:rsidR="00FC16D6" w:rsidRDefault="00FC16D6" w:rsidP="00FC16D6">
      <w:pPr>
        <w:ind w:left="720" w:hanging="720"/>
      </w:pPr>
      <w:r w:rsidRPr="00FC16D6">
        <w:rPr>
          <w:rStyle w:val="SubtleEmphasis"/>
        </w:rPr>
        <w:t>K22</w:t>
      </w:r>
      <w:r>
        <w:tab/>
      </w:r>
      <w:r w:rsidRPr="00996812">
        <w:rPr>
          <w:rPrChange w:id="255" w:author="Michael Plasom-Scott" w:date="2022-11-25T16:46:00Z">
            <w:rPr>
              <w:highlight w:val="yellow"/>
            </w:rPr>
          </w:rPrChange>
        </w:rPr>
        <w:t>How their occupation fits into the wider digital landscape and any current or future regulatory requirements.</w:t>
      </w:r>
      <w:r>
        <w:tab/>
      </w:r>
      <w:r>
        <w:tab/>
      </w:r>
      <w:r>
        <w:tab/>
      </w:r>
      <w:r>
        <w:tab/>
      </w:r>
    </w:p>
    <w:p w14:paraId="5721BE68" w14:textId="77777777" w:rsidR="00FC16D6" w:rsidRDefault="00FC16D6" w:rsidP="00FC16D6">
      <w:pPr>
        <w:ind w:left="720" w:hanging="720"/>
      </w:pPr>
      <w:r w:rsidRPr="00FC16D6">
        <w:rPr>
          <w:rStyle w:val="SubtleEmphasis"/>
        </w:rPr>
        <w:t>K23</w:t>
      </w:r>
      <w:r>
        <w:tab/>
        <w:t>The importance of continual improvement within a blameless culture.</w:t>
      </w:r>
      <w:r>
        <w:tab/>
      </w:r>
      <w:r>
        <w:tab/>
      </w:r>
      <w:r>
        <w:tab/>
      </w:r>
      <w:r>
        <w:tab/>
      </w:r>
    </w:p>
    <w:p w14:paraId="44928B6D" w14:textId="77777777" w:rsidR="00FC16D6" w:rsidRDefault="00FC16D6" w:rsidP="00FC16D6">
      <w:pPr>
        <w:ind w:left="720" w:hanging="720"/>
      </w:pPr>
      <w:r w:rsidRPr="00FC16D6">
        <w:rPr>
          <w:rStyle w:val="SubtleEmphasis"/>
        </w:rPr>
        <w:t>K24</w:t>
      </w:r>
      <w:r>
        <w:tab/>
        <w:t>The difference between Software-as-a-Service (SaaS) v bespoke v enterprise tooling and how to make an informed choice that suits each use case.</w:t>
      </w:r>
      <w:r>
        <w:tab/>
      </w:r>
      <w:r>
        <w:tab/>
      </w:r>
      <w:r>
        <w:tab/>
      </w:r>
      <w:r>
        <w:tab/>
      </w:r>
    </w:p>
    <w:p w14:paraId="5C4FEA7F" w14:textId="77777777" w:rsidR="00FC16D6" w:rsidRDefault="00FC16D6" w:rsidP="00FC16D6">
      <w:pPr>
        <w:ind w:left="720" w:hanging="720"/>
      </w:pPr>
      <w:r w:rsidRPr="00FC16D6">
        <w:rPr>
          <w:rStyle w:val="SubtleEmphasis"/>
        </w:rPr>
        <w:t>K25</w:t>
      </w:r>
      <w:r>
        <w:tab/>
      </w:r>
      <w:r w:rsidRPr="00BF659C">
        <w:rPr>
          <w:rPrChange w:id="256" w:author="Michael Plasom-Scott" w:date="2022-11-25T15:41:00Z">
            <w:rPr>
              <w:highlight w:val="yellow"/>
            </w:rPr>
          </w:rPrChange>
        </w:rPr>
        <w:t>Maintain an awareness of cloud certification requirements.</w:t>
      </w:r>
      <w:r>
        <w:tab/>
      </w:r>
      <w:r>
        <w:tab/>
      </w:r>
    </w:p>
    <w:p w14:paraId="44FBA0CD" w14:textId="5126E5EF" w:rsidR="00FC16D6" w:rsidRDefault="00FC16D6" w:rsidP="00FC16D6">
      <w:pPr>
        <w:ind w:left="720" w:hanging="720"/>
      </w:pPr>
      <w:r>
        <w:tab/>
      </w:r>
      <w:r>
        <w:tab/>
      </w:r>
    </w:p>
    <w:p w14:paraId="0454A7E7" w14:textId="70F6B513" w:rsidR="00FC16D6" w:rsidRDefault="00FC16D6" w:rsidP="00FC16D6">
      <w:pPr>
        <w:pStyle w:val="Heading5"/>
      </w:pPr>
      <w:r>
        <w:t>Skill</w:t>
      </w:r>
      <w:r>
        <w:tab/>
      </w:r>
      <w:r>
        <w:tab/>
      </w:r>
      <w:r>
        <w:tab/>
      </w:r>
      <w:r>
        <w:tab/>
      </w:r>
      <w:r>
        <w:tab/>
      </w:r>
    </w:p>
    <w:p w14:paraId="3EB9EAB6" w14:textId="77777777" w:rsidR="00FC16D6" w:rsidRDefault="00FC16D6" w:rsidP="00FC16D6">
      <w:pPr>
        <w:ind w:left="720" w:hanging="720"/>
      </w:pPr>
      <w:r w:rsidRPr="00FC16D6">
        <w:rPr>
          <w:rStyle w:val="SubtleEmphasis"/>
        </w:rPr>
        <w:t>S1</w:t>
      </w:r>
      <w:r>
        <w:tab/>
      </w:r>
      <w:r w:rsidRPr="00BF659C">
        <w:rPr>
          <w:rPrChange w:id="257" w:author="Michael Plasom-Scott" w:date="2022-11-25T15:42:00Z">
            <w:rPr>
              <w:highlight w:val="yellow"/>
            </w:rPr>
          </w:rPrChange>
        </w:rPr>
        <w:t xml:space="preserve">Communicate credibly with technical and non-technical people at all levels, using a range of </w:t>
      </w:r>
      <w:proofErr w:type="gramStart"/>
      <w:r w:rsidRPr="00BF659C">
        <w:rPr>
          <w:rPrChange w:id="258" w:author="Michael Plasom-Scott" w:date="2022-11-25T15:42:00Z">
            <w:rPr>
              <w:highlight w:val="yellow"/>
            </w:rPr>
          </w:rPrChange>
        </w:rPr>
        <w:t>methods;</w:t>
      </w:r>
      <w:proofErr w:type="gramEnd"/>
      <w:r w:rsidRPr="00BF659C">
        <w:rPr>
          <w:rPrChange w:id="259" w:author="Michael Plasom-Scott" w:date="2022-11-25T15:42:00Z">
            <w:rPr>
              <w:highlight w:val="yellow"/>
            </w:rPr>
          </w:rPrChange>
        </w:rPr>
        <w:t xml:space="preserve"> e.g. ‘Show and Tell’ and ‘Demonstrations’.</w:t>
      </w:r>
      <w:r>
        <w:tab/>
      </w:r>
      <w:r>
        <w:tab/>
      </w:r>
      <w:r>
        <w:tab/>
      </w:r>
      <w:r>
        <w:tab/>
      </w:r>
    </w:p>
    <w:p w14:paraId="7D6E1EE1" w14:textId="593D30E3" w:rsidR="00FC16D6" w:rsidRDefault="00FC16D6" w:rsidP="00FC16D6">
      <w:pPr>
        <w:ind w:left="720" w:hanging="720"/>
      </w:pPr>
      <w:bookmarkStart w:id="260" w:name="S2"/>
      <w:r w:rsidRPr="00FC16D6">
        <w:rPr>
          <w:rStyle w:val="SubtleEmphasis"/>
        </w:rPr>
        <w:t>S2</w:t>
      </w:r>
      <w:bookmarkEnd w:id="260"/>
      <w:r>
        <w:tab/>
      </w:r>
      <w:r w:rsidRPr="001B10E4">
        <w:rPr>
          <w:rPrChange w:id="261" w:author="Michael Plasom-Scott" w:date="2022-12-12T18:43:00Z">
            <w:rPr>
              <w:highlight w:val="yellow"/>
            </w:rPr>
          </w:rPrChange>
        </w:rPr>
        <w:t>Work within different organisational cultures with both internal and external parties</w:t>
      </w:r>
      <w:r>
        <w:tab/>
      </w:r>
      <w:r>
        <w:tab/>
      </w:r>
    </w:p>
    <w:p w14:paraId="04A3AAFB" w14:textId="77777777" w:rsidR="00FC16D6" w:rsidRDefault="00FC16D6" w:rsidP="00FC16D6">
      <w:pPr>
        <w:ind w:left="720" w:hanging="720"/>
      </w:pPr>
      <w:r w:rsidRPr="00FC16D6">
        <w:rPr>
          <w:rStyle w:val="SubtleEmphasis"/>
        </w:rPr>
        <w:t>S4</w:t>
      </w:r>
      <w:r>
        <w:tab/>
        <w:t>Initiate and facilitate knowledge sharing and technical collaboration</w:t>
      </w:r>
      <w:r>
        <w:tab/>
      </w:r>
      <w:r>
        <w:tab/>
      </w:r>
      <w:r>
        <w:tab/>
      </w:r>
      <w:r>
        <w:tab/>
      </w:r>
    </w:p>
    <w:p w14:paraId="15E321CC" w14:textId="77777777" w:rsidR="00FC16D6" w:rsidRDefault="00FC16D6" w:rsidP="00FC16D6">
      <w:pPr>
        <w:ind w:left="720" w:hanging="720"/>
      </w:pPr>
      <w:r w:rsidRPr="00FC16D6">
        <w:rPr>
          <w:rStyle w:val="SubtleEmphasis"/>
        </w:rPr>
        <w:t>S8</w:t>
      </w:r>
      <w:r>
        <w:tab/>
        <w:t>Work in agile, multi-disciplinary delivery teams, taking a flexible, collaborative and pragmatic approach to delivering tasks.</w:t>
      </w:r>
      <w:r>
        <w:tab/>
      </w:r>
      <w:r>
        <w:tab/>
      </w:r>
      <w:r>
        <w:tab/>
      </w:r>
      <w:r>
        <w:tab/>
      </w:r>
    </w:p>
    <w:p w14:paraId="459454F1" w14:textId="77777777" w:rsidR="00FC16D6" w:rsidRDefault="00FC16D6" w:rsidP="00FC16D6">
      <w:pPr>
        <w:ind w:left="720" w:hanging="720"/>
      </w:pPr>
      <w:r w:rsidRPr="00FC16D6">
        <w:rPr>
          <w:rStyle w:val="SubtleEmphasis"/>
        </w:rPr>
        <w:t>S13</w:t>
      </w:r>
      <w:r>
        <w:tab/>
        <w:t>Engage in productive pair/mob programming.</w:t>
      </w:r>
      <w:r>
        <w:tab/>
      </w:r>
      <w:r>
        <w:tab/>
      </w:r>
      <w:r>
        <w:tab/>
      </w:r>
      <w:r>
        <w:tab/>
      </w:r>
    </w:p>
    <w:p w14:paraId="668B867A" w14:textId="5C7FAB20" w:rsidR="00FC16D6" w:rsidRDefault="00FC16D6" w:rsidP="00FC16D6">
      <w:pPr>
        <w:ind w:left="720" w:hanging="720"/>
      </w:pPr>
      <w:r w:rsidRPr="00FC16D6">
        <w:rPr>
          <w:rStyle w:val="SubtleEmphasis"/>
        </w:rPr>
        <w:lastRenderedPageBreak/>
        <w:t>S16</w:t>
      </w:r>
      <w:r>
        <w:tab/>
      </w:r>
      <w:r w:rsidRPr="002001CD">
        <w:t>Invest in continuous learning, both your own development and others, ensuring learning activities dovetail with changing job requirements. Keep up with cutting edge.</w:t>
      </w:r>
      <w:r>
        <w:tab/>
      </w:r>
      <w:r>
        <w:tab/>
      </w:r>
      <w:r>
        <w:tab/>
      </w:r>
    </w:p>
    <w:p w14:paraId="27053619" w14:textId="77777777" w:rsidR="00FC16D6" w:rsidRDefault="00FC16D6" w:rsidP="00FC16D6">
      <w:pPr>
        <w:ind w:left="720" w:hanging="720"/>
      </w:pPr>
      <w:r w:rsidRPr="00FC16D6">
        <w:rPr>
          <w:rStyle w:val="SubtleEmphasis"/>
        </w:rPr>
        <w:t>S21</w:t>
      </w:r>
      <w:r>
        <w:tab/>
        <w:t>Application of lightweight modelling techniques, such as whiteboarding, in order to gain consensus as a team on evolving architecture.</w:t>
      </w:r>
      <w:r>
        <w:tab/>
      </w:r>
      <w:r>
        <w:tab/>
      </w:r>
    </w:p>
    <w:p w14:paraId="11B2E9DD" w14:textId="438D83C7" w:rsidR="00FC16D6" w:rsidRDefault="00FC16D6" w:rsidP="00FC16D6">
      <w:pPr>
        <w:ind w:left="720" w:hanging="720"/>
      </w:pPr>
      <w:r>
        <w:tab/>
      </w:r>
      <w:r>
        <w:tab/>
      </w:r>
    </w:p>
    <w:p w14:paraId="17C27A36" w14:textId="4A1D518E" w:rsidR="00FC16D6" w:rsidRDefault="00FC16D6" w:rsidP="00FC16D6">
      <w:pPr>
        <w:pStyle w:val="Heading5"/>
      </w:pPr>
      <w:r>
        <w:t>Behaviour</w:t>
      </w:r>
      <w:r>
        <w:tab/>
      </w:r>
      <w:r>
        <w:tab/>
      </w:r>
      <w:r>
        <w:tab/>
      </w:r>
      <w:r>
        <w:tab/>
      </w:r>
      <w:r>
        <w:tab/>
      </w:r>
    </w:p>
    <w:p w14:paraId="1AD72291" w14:textId="77777777" w:rsidR="00FC16D6" w:rsidRDefault="00FC16D6" w:rsidP="00FC16D6">
      <w:pPr>
        <w:ind w:left="720" w:hanging="720"/>
      </w:pPr>
      <w:r w:rsidRPr="00FC16D6">
        <w:rPr>
          <w:rStyle w:val="SubtleEmphasis"/>
        </w:rPr>
        <w:t>B1</w:t>
      </w:r>
      <w:r>
        <w:tab/>
        <w:t xml:space="preserve">Exhibits enthusiasm, openness and an aptitude for working as part of a collaborative </w:t>
      </w:r>
      <w:proofErr w:type="gramStart"/>
      <w:r>
        <w:t>community;</w:t>
      </w:r>
      <w:proofErr w:type="gramEnd"/>
      <w:r>
        <w:t xml:space="preserve"> e.g. sharing best practice, pairing with team members, learning from others and engaging in peer review practices.</w:t>
      </w:r>
      <w:r>
        <w:tab/>
      </w:r>
      <w:r>
        <w:tab/>
      </w:r>
      <w:r>
        <w:tab/>
      </w:r>
      <w:r>
        <w:tab/>
      </w:r>
    </w:p>
    <w:p w14:paraId="4A55C9F3" w14:textId="77777777" w:rsidR="00FC16D6" w:rsidRDefault="00FC16D6" w:rsidP="00FC16D6">
      <w:pPr>
        <w:ind w:left="720" w:hanging="720"/>
      </w:pPr>
      <w:r w:rsidRPr="00FC16D6">
        <w:rPr>
          <w:rStyle w:val="SubtleEmphasis"/>
        </w:rPr>
        <w:t>B2</w:t>
      </w:r>
      <w:r>
        <w:tab/>
      </w:r>
      <w:r w:rsidRPr="002001CD">
        <w:t>Invests time and effort in their own development, recognising that technology evolves at a rapid rate.</w:t>
      </w:r>
      <w:r>
        <w:tab/>
      </w:r>
      <w:r>
        <w:tab/>
      </w:r>
      <w:r>
        <w:tab/>
      </w:r>
      <w:r>
        <w:tab/>
      </w:r>
    </w:p>
    <w:p w14:paraId="298BE3C6" w14:textId="086A3439" w:rsidR="00FC16D6" w:rsidRDefault="00FC16D6" w:rsidP="00FC16D6">
      <w:pPr>
        <w:ind w:left="720" w:hanging="720"/>
      </w:pPr>
      <w:r w:rsidRPr="00FC16D6">
        <w:rPr>
          <w:rStyle w:val="SubtleEmphasis"/>
        </w:rPr>
        <w:t>B4</w:t>
      </w:r>
      <w:r>
        <w:tab/>
        <w:t>Is inclusive, professional and maintains a blameless culture.</w:t>
      </w:r>
      <w:r>
        <w:tab/>
      </w:r>
      <w:r>
        <w:tab/>
      </w:r>
      <w:r>
        <w:tab/>
      </w:r>
      <w:r>
        <w:tab/>
      </w:r>
    </w:p>
    <w:p w14:paraId="6D6216B7" w14:textId="77777777" w:rsidR="007D6766" w:rsidRPr="00481E89" w:rsidRDefault="007D6766" w:rsidP="00FC16D6">
      <w:pPr>
        <w:ind w:left="720" w:hanging="720"/>
      </w:pPr>
    </w:p>
    <w:sectPr w:rsidR="007D6766" w:rsidRPr="00481E89">
      <w:footerReference w:type="even" r:id="rId40"/>
      <w:footerReference w:type="default" r:id="rId41"/>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9" w:author="Manuel Cubuca" w:date="2022-06-08T11:50:00Z" w:initials="MC">
    <w:p w14:paraId="03AB676F" w14:textId="10DA0BA1" w:rsidR="00F32E5E" w:rsidRDefault="00F32E5E">
      <w:pPr>
        <w:pStyle w:val="CommentText"/>
      </w:pPr>
      <w:r>
        <w:rPr>
          <w:rStyle w:val="CommentReference"/>
        </w:rPr>
        <w:annotationRef/>
      </w:r>
      <w:r>
        <w:t xml:space="preserve">Would have been great to have the screenshot of the tickets you were assigned throughout your project write-up. If you are allowed and still </w:t>
      </w:r>
      <w:r w:rsidR="008F20CD">
        <w:t>possible,</w:t>
      </w:r>
      <w:r>
        <w:t xml:space="preserve"> I would suggest adding them as supporting evidence for your Ticket Description sections/headings.</w:t>
      </w:r>
    </w:p>
  </w:comment>
  <w:comment w:id="50" w:author="Michael Plasom-Scott" w:date="2022-08-08T14:21:00Z" w:initials="MPS">
    <w:p w14:paraId="635FC2E9" w14:textId="77777777" w:rsidR="006707D6" w:rsidRDefault="006707D6" w:rsidP="00996812">
      <w:r>
        <w:rPr>
          <w:rStyle w:val="CommentReference"/>
        </w:rPr>
        <w:annotationRef/>
      </w:r>
      <w:r>
        <w:t>Ticket screenshots added to provide more context and evidence of work requested and completed</w:t>
      </w:r>
    </w:p>
  </w:comment>
  <w:comment w:id="52" w:author="Manuel Cubuca" w:date="2022-06-08T11:00:00Z" w:initials="MC">
    <w:p w14:paraId="23E5014F" w14:textId="0C81413D" w:rsidR="0055069B" w:rsidRDefault="0055069B">
      <w:pPr>
        <w:pStyle w:val="CommentText"/>
      </w:pPr>
      <w:r>
        <w:rPr>
          <w:rStyle w:val="CommentReference"/>
        </w:rPr>
        <w:annotationRef/>
      </w:r>
      <w:r>
        <w:t>Good content but I would suggest backing your claim with supporting evidence (screenshots – where applicable).</w:t>
      </w:r>
      <w:r w:rsidR="00B022DE">
        <w:t xml:space="preserve"> The S13 - KSB requires you to demonstrate a skill, so, adding a screenshot of the merge request would proof what come out of your productive pair programming.</w:t>
      </w:r>
    </w:p>
  </w:comment>
  <w:comment w:id="53" w:author="Michael Plasom-Scott" w:date="2022-08-08T14:22:00Z" w:initials="MPS">
    <w:p w14:paraId="55B08857" w14:textId="77777777" w:rsidR="006707D6" w:rsidRDefault="006707D6" w:rsidP="00996812">
      <w:r>
        <w:rPr>
          <w:rStyle w:val="CommentReference"/>
        </w:rPr>
        <w:annotationRef/>
      </w:r>
      <w:r>
        <w:t>Screenshot added as proof of successful pair programming</w:t>
      </w:r>
    </w:p>
  </w:comment>
  <w:comment w:id="54" w:author="Manuel Cubuca" w:date="2022-06-08T11:27:00Z" w:initials="MC">
    <w:p w14:paraId="43A6FBB3" w14:textId="6998214C" w:rsidR="008703FA" w:rsidRDefault="008703FA">
      <w:pPr>
        <w:pStyle w:val="CommentText"/>
      </w:pPr>
      <w:r>
        <w:rPr>
          <w:rStyle w:val="CommentReference"/>
        </w:rPr>
        <w:annotationRef/>
      </w:r>
      <w:r>
        <w:t>Well done, here you have backed your content/claim with quality screenshots supporting evidence.</w:t>
      </w:r>
    </w:p>
  </w:comment>
  <w:comment w:id="55" w:author="Manuel Cubuca" w:date="2022-06-08T11:33:00Z" w:initials="MC">
    <w:p w14:paraId="3F864F8A" w14:textId="79AAB416" w:rsidR="00C7306B" w:rsidRDefault="00C7306B">
      <w:pPr>
        <w:pStyle w:val="CommentText"/>
      </w:pPr>
      <w:r>
        <w:rPr>
          <w:rStyle w:val="CommentReference"/>
        </w:rPr>
        <w:annotationRef/>
      </w:r>
      <w:r>
        <w:t xml:space="preserve">I believe here there’s some evidence towards S8, the content will reinforce the evidence from the “Meeting with Luis” heading/section. </w:t>
      </w:r>
    </w:p>
  </w:comment>
  <w:comment w:id="56" w:author="Michael Plasom-Scott" w:date="2022-08-08T14:22:00Z" w:initials="MPS">
    <w:p w14:paraId="0C424B50" w14:textId="77777777" w:rsidR="006707D6" w:rsidRDefault="006707D6" w:rsidP="00996812">
      <w:r>
        <w:rPr>
          <w:rStyle w:val="CommentReference"/>
        </w:rPr>
        <w:annotationRef/>
      </w:r>
      <w:r>
        <w:t xml:space="preserve">S8 added to reinforce content from the ‘meeting with Luis’ section </w:t>
      </w:r>
    </w:p>
  </w:comment>
  <w:comment w:id="57" w:author="Michael Plasom-Scott" w:date="2022-08-08T14:23:00Z" w:initials="MPS">
    <w:p w14:paraId="25527EC2" w14:textId="77777777" w:rsidR="006707D6" w:rsidRDefault="006707D6" w:rsidP="00996812">
      <w:r>
        <w:rPr>
          <w:rStyle w:val="CommentReference"/>
        </w:rPr>
        <w:annotationRef/>
      </w:r>
      <w:r>
        <w:t>Expanded on DWP’s values of blameless culture</w:t>
      </w:r>
    </w:p>
  </w:comment>
  <w:comment w:id="58" w:author="Auwais Khan" w:date="2022-06-15T14:42:00Z" w:initials="AK">
    <w:p w14:paraId="0C41D6D5" w14:textId="7580BC27" w:rsidR="006F509C" w:rsidRDefault="006F509C">
      <w:pPr>
        <w:pStyle w:val="CommentText"/>
      </w:pPr>
      <w:r>
        <w:rPr>
          <w:rStyle w:val="CommentReference"/>
        </w:rPr>
        <w:annotationRef/>
      </w:r>
      <w:r>
        <w:t xml:space="preserve">What are the values that the company have that encourage blameless culture within the workplace? </w:t>
      </w:r>
    </w:p>
  </w:comment>
  <w:comment w:id="60" w:author="Manuel Cubuca" w:date="2022-06-08T11:43:00Z" w:initials="MC">
    <w:p w14:paraId="150BB9B4" w14:textId="5D1B5664" w:rsidR="003674B9" w:rsidRDefault="003674B9">
      <w:pPr>
        <w:pStyle w:val="CommentText"/>
      </w:pPr>
      <w:r>
        <w:rPr>
          <w:rStyle w:val="CommentReference"/>
        </w:rPr>
        <w:annotationRef/>
      </w:r>
      <w:r>
        <w:t>SharePoint</w:t>
      </w:r>
    </w:p>
  </w:comment>
  <w:comment w:id="59" w:author="Michael Plasom-Scott" w:date="2022-08-08T14:23:00Z" w:initials="MPS">
    <w:p w14:paraId="66BF0DAA" w14:textId="77777777" w:rsidR="006707D6" w:rsidRDefault="006707D6" w:rsidP="00996812">
      <w:r>
        <w:rPr>
          <w:rStyle w:val="CommentReference"/>
        </w:rPr>
        <w:annotationRef/>
      </w:r>
      <w:r>
        <w:t>Typo fix</w:t>
      </w:r>
    </w:p>
  </w:comment>
  <w:comment w:id="63" w:author="Michael Plasom-Scott" w:date="2022-09-01T16:05:00Z" w:initials="MPS">
    <w:p w14:paraId="60F46B21" w14:textId="77777777" w:rsidR="00A824AE" w:rsidRDefault="00A824AE" w:rsidP="00996812">
      <w:r>
        <w:rPr>
          <w:rStyle w:val="CommentReference"/>
        </w:rPr>
        <w:annotationRef/>
      </w:r>
      <w:r>
        <w:t>Added K20 - pair/mob programming evidenced in the para</w:t>
      </w:r>
    </w:p>
  </w:comment>
  <w:comment w:id="64" w:author="Michael Plasom-Scott" w:date="2022-05-31T12:47:00Z" w:initials="MPS">
    <w:p w14:paraId="3A08C22A" w14:textId="404F9724" w:rsidR="00DC3A63" w:rsidRDefault="00DC3A63">
      <w:pPr>
        <w:pStyle w:val="CommentText"/>
      </w:pPr>
      <w:r>
        <w:rPr>
          <w:rStyle w:val="CommentReference"/>
        </w:rPr>
        <w:annotationRef/>
      </w:r>
      <w:r>
        <w:t>Correct KSBs now referenced in portfolio</w:t>
      </w:r>
    </w:p>
  </w:comment>
  <w:comment w:id="69" w:author="Michael Plasom-Scott" w:date="2022-05-31T12:47:00Z" w:initials="MPS">
    <w:p w14:paraId="55FDACB0" w14:textId="136BC2B5" w:rsidR="00DC3A63" w:rsidRDefault="00DC3A63">
      <w:pPr>
        <w:pStyle w:val="CommentText"/>
      </w:pPr>
      <w:r>
        <w:rPr>
          <w:rStyle w:val="CommentReference"/>
        </w:rPr>
        <w:annotationRef/>
      </w:r>
      <w:r>
        <w:t xml:space="preserve">KSBs added to </w:t>
      </w:r>
      <w:r w:rsidR="00D63FB7">
        <w:t>project 2</w:t>
      </w:r>
    </w:p>
  </w:comment>
  <w:comment w:id="70" w:author="Michael Plasom-Scott" w:date="2022-08-08T14:24:00Z" w:initials="MPS">
    <w:p w14:paraId="50D326FE" w14:textId="77777777" w:rsidR="006707D6" w:rsidRDefault="006707D6" w:rsidP="00996812">
      <w:r>
        <w:rPr>
          <w:rStyle w:val="CommentReference"/>
        </w:rPr>
        <w:annotationRef/>
      </w:r>
      <w:r>
        <w:t>Added personal contribution to diagram - and explained why it was suggested as an addition</w:t>
      </w:r>
    </w:p>
  </w:comment>
  <w:comment w:id="71" w:author="Manuel Cubuca" w:date="2022-06-08T12:01:00Z" w:initials="MC">
    <w:p w14:paraId="7971515D" w14:textId="670E00F7" w:rsidR="0047354A" w:rsidRDefault="0047354A">
      <w:pPr>
        <w:pStyle w:val="CommentText"/>
      </w:pPr>
      <w:r>
        <w:rPr>
          <w:rStyle w:val="CommentReference"/>
        </w:rPr>
        <w:annotationRef/>
      </w:r>
      <w:r>
        <w:t>Similar to the comments left above, S21 requires skills evidence. Therefore, where applicable you should single out your contribution during the workshop. For example, even though Tyler digitised the diagram, you could point out which parts of the diagram was your idea or input.</w:t>
      </w:r>
    </w:p>
    <w:p w14:paraId="61CB8F3B" w14:textId="77777777" w:rsidR="0047354A" w:rsidRDefault="0047354A">
      <w:pPr>
        <w:pStyle w:val="CommentText"/>
      </w:pPr>
    </w:p>
    <w:p w14:paraId="07499CD3" w14:textId="0953139D" w:rsidR="0047354A" w:rsidRDefault="0047354A">
      <w:pPr>
        <w:pStyle w:val="CommentText"/>
      </w:pPr>
      <w:r>
        <w:t>Also, if you still have sketches or mock-ups that you design during the workshop, you could take pictures and add at least one as supporting evidence (screenshot).</w:t>
      </w:r>
    </w:p>
  </w:comment>
  <w:comment w:id="72" w:author="Michael Plasom-Scott" w:date="2022-08-08T14:28:00Z" w:initials="MPS">
    <w:p w14:paraId="53749D87" w14:textId="77777777" w:rsidR="006707D6" w:rsidRDefault="006707D6" w:rsidP="00996812">
      <w:r>
        <w:rPr>
          <w:rStyle w:val="CommentReference"/>
        </w:rPr>
        <w:annotationRef/>
      </w:r>
      <w:r>
        <w:t>Added photo evidencing whiteboard sketch as supporting evidence</w:t>
      </w:r>
    </w:p>
  </w:comment>
  <w:comment w:id="73" w:author="Manuel Cubuca" w:date="2022-06-08T12:18:00Z" w:initials="MC">
    <w:p w14:paraId="179B06D6" w14:textId="279F0D86" w:rsidR="00C90E5F" w:rsidRDefault="00C90E5F">
      <w:pPr>
        <w:pStyle w:val="CommentText"/>
      </w:pPr>
      <w:r>
        <w:rPr>
          <w:rStyle w:val="CommentReference"/>
        </w:rPr>
        <w:annotationRef/>
      </w:r>
      <w:r>
        <w:t>I would also add S8, as I believe there’s some evidence from this section.</w:t>
      </w:r>
    </w:p>
  </w:comment>
  <w:comment w:id="74" w:author="Michael Plasom-Scott" w:date="2022-08-08T15:58:00Z" w:initials="MPS">
    <w:p w14:paraId="28684495" w14:textId="77777777" w:rsidR="00AA6666" w:rsidRDefault="00AA6666" w:rsidP="00996812">
      <w:r>
        <w:rPr>
          <w:rStyle w:val="CommentReference"/>
        </w:rPr>
        <w:annotationRef/>
      </w:r>
      <w:r>
        <w:t>Expanded on what Dynatrace is, and why it was chosen as an alternative solution</w:t>
      </w:r>
    </w:p>
  </w:comment>
  <w:comment w:id="75" w:author="Manuel Cubuca" w:date="2022-06-08T12:23:00Z" w:initials="MC">
    <w:p w14:paraId="09A87C8C" w14:textId="4322ECDB" w:rsidR="00D02228" w:rsidRDefault="00D02228">
      <w:pPr>
        <w:pStyle w:val="CommentText"/>
      </w:pPr>
      <w:r>
        <w:rPr>
          <w:rStyle w:val="CommentReference"/>
        </w:rPr>
        <w:annotationRef/>
      </w:r>
      <w:r>
        <w:t>You need more context to justify K24, maybe you need to expand more on the solution found that allowed to cut down man hours and not to waste time and money.</w:t>
      </w:r>
      <w:r w:rsidR="006F509C">
        <w:br/>
      </w:r>
      <w:r w:rsidR="006F509C">
        <w:br/>
        <w:t xml:space="preserve">Additionally, it needs to be a more detailed analysis (pro and cons table for instance). </w:t>
      </w:r>
    </w:p>
  </w:comment>
  <w:comment w:id="76" w:author="Michael Plasom-Scott" w:date="2022-09-07T18:24:00Z" w:initials="MPS">
    <w:p w14:paraId="616719DE" w14:textId="77777777" w:rsidR="00042742" w:rsidRDefault="00042742" w:rsidP="00996812">
      <w:r>
        <w:rPr>
          <w:rStyle w:val="CommentReference"/>
        </w:rPr>
        <w:annotationRef/>
      </w:r>
      <w:r>
        <w:t>Added table of pros and cons of DT implementation</w:t>
      </w:r>
    </w:p>
  </w:comment>
  <w:comment w:id="82" w:author="Michael Plasom-Scott" w:date="2022-05-31T12:48:00Z" w:initials="MPS">
    <w:p w14:paraId="28196416" w14:textId="3E2C2E98" w:rsidR="00D63FB7" w:rsidRDefault="00D63FB7">
      <w:pPr>
        <w:pStyle w:val="CommentText"/>
      </w:pPr>
      <w:r>
        <w:rPr>
          <w:rStyle w:val="CommentReference"/>
        </w:rPr>
        <w:annotationRef/>
      </w:r>
      <w:r>
        <w:t>Project 3 added and 2 more KSBs hit</w:t>
      </w:r>
    </w:p>
  </w:comment>
  <w:comment w:id="164" w:author="Michael Plasom-Scott" w:date="2022-09-07T18:25:00Z" w:initials="MPS">
    <w:p w14:paraId="40044BF8" w14:textId="77777777" w:rsidR="00042742" w:rsidRDefault="00042742" w:rsidP="00996812">
      <w:r>
        <w:rPr>
          <w:rStyle w:val="CommentReference"/>
        </w:rPr>
        <w:annotationRef/>
      </w:r>
      <w:r>
        <w:t>Projects 4 and 5 are both new, and tick off 4 more KSBs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AB676F" w15:done="0"/>
  <w15:commentEx w15:paraId="635FC2E9" w15:done="0"/>
  <w15:commentEx w15:paraId="23E5014F" w15:done="0"/>
  <w15:commentEx w15:paraId="55B08857" w15:done="0"/>
  <w15:commentEx w15:paraId="43A6FBB3" w15:done="0"/>
  <w15:commentEx w15:paraId="3F864F8A" w15:done="0"/>
  <w15:commentEx w15:paraId="0C424B50" w15:done="0"/>
  <w15:commentEx w15:paraId="25527EC2" w15:done="0"/>
  <w15:commentEx w15:paraId="0C41D6D5" w15:done="0"/>
  <w15:commentEx w15:paraId="150BB9B4" w15:done="0"/>
  <w15:commentEx w15:paraId="66BF0DAA" w15:done="0"/>
  <w15:commentEx w15:paraId="60F46B21" w15:done="0"/>
  <w15:commentEx w15:paraId="3A08C22A" w15:done="0"/>
  <w15:commentEx w15:paraId="55FDACB0" w15:done="0"/>
  <w15:commentEx w15:paraId="50D326FE" w15:done="0"/>
  <w15:commentEx w15:paraId="07499CD3" w15:done="0"/>
  <w15:commentEx w15:paraId="53749D87" w15:done="0"/>
  <w15:commentEx w15:paraId="179B06D6" w15:done="0"/>
  <w15:commentEx w15:paraId="28684495" w15:done="0"/>
  <w15:commentEx w15:paraId="09A87C8C" w15:done="0"/>
  <w15:commentEx w15:paraId="616719DE" w15:done="0"/>
  <w15:commentEx w15:paraId="28196416" w15:done="0"/>
  <w15:commentEx w15:paraId="40044B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0B7B" w16cex:dateUtc="2022-06-08T10:50:00Z"/>
  <w16cex:commentExtensible w16cex:durableId="269B9A6F" w16cex:dateUtc="2022-08-08T13:21:00Z"/>
  <w16cex:commentExtensible w16cex:durableId="264AFFE2" w16cex:dateUtc="2022-06-08T10:00:00Z"/>
  <w16cex:commentExtensible w16cex:durableId="269B9A91" w16cex:dateUtc="2022-08-08T13:22:00Z"/>
  <w16cex:commentExtensible w16cex:durableId="264B062F" w16cex:dateUtc="2022-06-08T10:27:00Z"/>
  <w16cex:commentExtensible w16cex:durableId="264B079D" w16cex:dateUtc="2022-06-08T10:33:00Z"/>
  <w16cex:commentExtensible w16cex:durableId="269B9AB4" w16cex:dateUtc="2022-08-08T13:22:00Z"/>
  <w16cex:commentExtensible w16cex:durableId="269B9AD4" w16cex:dateUtc="2022-08-08T13:23:00Z"/>
  <w16cex:commentExtensible w16cex:durableId="26546E63" w16cex:dateUtc="2022-06-15T13:42:00Z"/>
  <w16cex:commentExtensible w16cex:durableId="264B09F4" w16cex:dateUtc="2022-06-08T10:43:00Z"/>
  <w16cex:commentExtensible w16cex:durableId="269B9AE0" w16cex:dateUtc="2022-08-08T13:23:00Z"/>
  <w16cex:commentExtensible w16cex:durableId="26BB56DA" w16cex:dateUtc="2022-09-01T15:05:00Z"/>
  <w16cex:commentExtensible w16cex:durableId="26408CDC" w16cex:dateUtc="2022-05-31T11:47:00Z"/>
  <w16cex:commentExtensible w16cex:durableId="26408CF1" w16cex:dateUtc="2022-05-31T11:47:00Z"/>
  <w16cex:commentExtensible w16cex:durableId="269B9B20" w16cex:dateUtc="2022-08-08T13:24:00Z"/>
  <w16cex:commentExtensible w16cex:durableId="264B0E2A" w16cex:dateUtc="2022-06-08T11:01:00Z"/>
  <w16cex:commentExtensible w16cex:durableId="269B9C26" w16cex:dateUtc="2022-08-08T13:28:00Z"/>
  <w16cex:commentExtensible w16cex:durableId="264B11FE" w16cex:dateUtc="2022-06-08T11:18:00Z"/>
  <w16cex:commentExtensible w16cex:durableId="269BB10C" w16cex:dateUtc="2022-08-08T14:58:00Z"/>
  <w16cex:commentExtensible w16cex:durableId="264B132F" w16cex:dateUtc="2022-06-08T11:23:00Z"/>
  <w16cex:commentExtensible w16cex:durableId="26C36064" w16cex:dateUtc="2022-09-07T17:24:00Z"/>
  <w16cex:commentExtensible w16cex:durableId="26408D21" w16cex:dateUtc="2022-05-31T11:48:00Z"/>
  <w16cex:commentExtensible w16cex:durableId="26C36083" w16cex:dateUtc="2022-09-07T17: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AB676F" w16cid:durableId="264B0B7B"/>
  <w16cid:commentId w16cid:paraId="635FC2E9" w16cid:durableId="269B9A6F"/>
  <w16cid:commentId w16cid:paraId="23E5014F" w16cid:durableId="264AFFE2"/>
  <w16cid:commentId w16cid:paraId="55B08857" w16cid:durableId="269B9A91"/>
  <w16cid:commentId w16cid:paraId="43A6FBB3" w16cid:durableId="264B062F"/>
  <w16cid:commentId w16cid:paraId="3F864F8A" w16cid:durableId="264B079D"/>
  <w16cid:commentId w16cid:paraId="0C424B50" w16cid:durableId="269B9AB4"/>
  <w16cid:commentId w16cid:paraId="25527EC2" w16cid:durableId="269B9AD4"/>
  <w16cid:commentId w16cid:paraId="0C41D6D5" w16cid:durableId="26546E63"/>
  <w16cid:commentId w16cid:paraId="150BB9B4" w16cid:durableId="264B09F4"/>
  <w16cid:commentId w16cid:paraId="66BF0DAA" w16cid:durableId="269B9AE0"/>
  <w16cid:commentId w16cid:paraId="60F46B21" w16cid:durableId="26BB56DA"/>
  <w16cid:commentId w16cid:paraId="3A08C22A" w16cid:durableId="26408CDC"/>
  <w16cid:commentId w16cid:paraId="55FDACB0" w16cid:durableId="26408CF1"/>
  <w16cid:commentId w16cid:paraId="50D326FE" w16cid:durableId="269B9B20"/>
  <w16cid:commentId w16cid:paraId="07499CD3" w16cid:durableId="264B0E2A"/>
  <w16cid:commentId w16cid:paraId="53749D87" w16cid:durableId="269B9C26"/>
  <w16cid:commentId w16cid:paraId="179B06D6" w16cid:durableId="264B11FE"/>
  <w16cid:commentId w16cid:paraId="28684495" w16cid:durableId="269BB10C"/>
  <w16cid:commentId w16cid:paraId="09A87C8C" w16cid:durableId="264B132F"/>
  <w16cid:commentId w16cid:paraId="616719DE" w16cid:durableId="26C36064"/>
  <w16cid:commentId w16cid:paraId="28196416" w16cid:durableId="26408D21"/>
  <w16cid:commentId w16cid:paraId="40044BF8" w16cid:durableId="26C360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FA0AC" w14:textId="77777777" w:rsidR="00BF090C" w:rsidRDefault="00BF090C" w:rsidP="00AA2A19">
      <w:pPr>
        <w:spacing w:before="0" w:after="0" w:line="240" w:lineRule="auto"/>
      </w:pPr>
      <w:r>
        <w:separator/>
      </w:r>
    </w:p>
  </w:endnote>
  <w:endnote w:type="continuationSeparator" w:id="0">
    <w:p w14:paraId="649EB1FD" w14:textId="77777777" w:rsidR="00BF090C" w:rsidRDefault="00BF090C" w:rsidP="00AA2A1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18301727"/>
      <w:docPartObj>
        <w:docPartGallery w:val="Page Numbers (Bottom of Page)"/>
        <w:docPartUnique/>
      </w:docPartObj>
    </w:sdtPr>
    <w:sdtContent>
      <w:p w14:paraId="5FFB24EE" w14:textId="5180CEBB" w:rsidR="0035430A" w:rsidRDefault="0035430A" w:rsidP="009968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2D113D" w14:textId="77777777" w:rsidR="0035430A" w:rsidRDefault="0035430A" w:rsidP="00354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628464"/>
      <w:docPartObj>
        <w:docPartGallery w:val="Page Numbers (Bottom of Page)"/>
        <w:docPartUnique/>
      </w:docPartObj>
    </w:sdtPr>
    <w:sdtContent>
      <w:p w14:paraId="7B1B5537" w14:textId="16E38935" w:rsidR="0035430A" w:rsidRDefault="0035430A" w:rsidP="009968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850495D" w14:textId="77777777" w:rsidR="0035430A" w:rsidRDefault="0035430A" w:rsidP="0035430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79B68" w14:textId="77777777" w:rsidR="00BF090C" w:rsidRDefault="00BF090C" w:rsidP="00AA2A19">
      <w:pPr>
        <w:spacing w:before="0" w:after="0" w:line="240" w:lineRule="auto"/>
      </w:pPr>
      <w:r>
        <w:separator/>
      </w:r>
    </w:p>
  </w:footnote>
  <w:footnote w:type="continuationSeparator" w:id="0">
    <w:p w14:paraId="78FB1D68" w14:textId="77777777" w:rsidR="00BF090C" w:rsidRDefault="00BF090C" w:rsidP="00AA2A1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C064B"/>
    <w:multiLevelType w:val="hybridMultilevel"/>
    <w:tmpl w:val="3D542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9E03A3"/>
    <w:multiLevelType w:val="hybridMultilevel"/>
    <w:tmpl w:val="FEA0EC54"/>
    <w:lvl w:ilvl="0" w:tplc="18F6EA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F94F86"/>
    <w:multiLevelType w:val="hybridMultilevel"/>
    <w:tmpl w:val="FF588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1968CA"/>
    <w:multiLevelType w:val="hybridMultilevel"/>
    <w:tmpl w:val="A6E2C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0691453">
    <w:abstractNumId w:val="2"/>
  </w:num>
  <w:num w:numId="2" w16cid:durableId="1087120941">
    <w:abstractNumId w:val="3"/>
  </w:num>
  <w:num w:numId="3" w16cid:durableId="574364460">
    <w:abstractNumId w:val="0"/>
  </w:num>
  <w:num w:numId="4" w16cid:durableId="138158821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hael Plasom-Scott">
    <w15:presenceInfo w15:providerId="AD" w15:userId="S::michael.plasomscott@engineering.digital.dwp.gov.uk::05c744fc-4d2e-4737-9ee7-29a6d6702329"/>
  </w15:person>
  <w15:person w15:author="Manuel Cubuca">
    <w15:presenceInfo w15:providerId="Windows Live" w15:userId="33427d0a1d987939"/>
  </w15:person>
  <w15:person w15:author="Auwais Khan">
    <w15:presenceInfo w15:providerId="Windows Live" w15:userId="7120b22dfc9b0d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0M7I0NzY0MzW2tDBT0lEKTi0uzszPAykwqgUAzPhXpywAAAA="/>
  </w:docVars>
  <w:rsids>
    <w:rsidRoot w:val="00861617"/>
    <w:rsid w:val="000124FF"/>
    <w:rsid w:val="000208F0"/>
    <w:rsid w:val="00042742"/>
    <w:rsid w:val="00045159"/>
    <w:rsid w:val="000A0099"/>
    <w:rsid w:val="000C2C67"/>
    <w:rsid w:val="000D6A8F"/>
    <w:rsid w:val="000E2A36"/>
    <w:rsid w:val="000F1D0B"/>
    <w:rsid w:val="001061AE"/>
    <w:rsid w:val="00112270"/>
    <w:rsid w:val="00133027"/>
    <w:rsid w:val="00136500"/>
    <w:rsid w:val="00136EB5"/>
    <w:rsid w:val="00161432"/>
    <w:rsid w:val="001963E7"/>
    <w:rsid w:val="001A5CE8"/>
    <w:rsid w:val="001B10E4"/>
    <w:rsid w:val="001B2522"/>
    <w:rsid w:val="001B4677"/>
    <w:rsid w:val="001D1E62"/>
    <w:rsid w:val="001F6CD7"/>
    <w:rsid w:val="002001CD"/>
    <w:rsid w:val="002103B0"/>
    <w:rsid w:val="002171E7"/>
    <w:rsid w:val="00253D1A"/>
    <w:rsid w:val="002711C1"/>
    <w:rsid w:val="0029543F"/>
    <w:rsid w:val="002C3A91"/>
    <w:rsid w:val="002D2DEB"/>
    <w:rsid w:val="002D7AC2"/>
    <w:rsid w:val="002E0ADC"/>
    <w:rsid w:val="002E0CB1"/>
    <w:rsid w:val="002E32EB"/>
    <w:rsid w:val="002E42C8"/>
    <w:rsid w:val="00307E15"/>
    <w:rsid w:val="00334963"/>
    <w:rsid w:val="0035430A"/>
    <w:rsid w:val="00366FE7"/>
    <w:rsid w:val="003674B9"/>
    <w:rsid w:val="003707D5"/>
    <w:rsid w:val="00371185"/>
    <w:rsid w:val="0037549D"/>
    <w:rsid w:val="00383E73"/>
    <w:rsid w:val="003D7556"/>
    <w:rsid w:val="003F060A"/>
    <w:rsid w:val="00426A01"/>
    <w:rsid w:val="0043386F"/>
    <w:rsid w:val="00437AA8"/>
    <w:rsid w:val="00442F8D"/>
    <w:rsid w:val="0047354A"/>
    <w:rsid w:val="00481E89"/>
    <w:rsid w:val="004A2A64"/>
    <w:rsid w:val="004A463F"/>
    <w:rsid w:val="004A7EBE"/>
    <w:rsid w:val="004B0D33"/>
    <w:rsid w:val="004E1DFD"/>
    <w:rsid w:val="004F0937"/>
    <w:rsid w:val="004F3D30"/>
    <w:rsid w:val="004F3E24"/>
    <w:rsid w:val="004F797D"/>
    <w:rsid w:val="00506596"/>
    <w:rsid w:val="00511080"/>
    <w:rsid w:val="0052448B"/>
    <w:rsid w:val="0052477F"/>
    <w:rsid w:val="0055069B"/>
    <w:rsid w:val="005A729F"/>
    <w:rsid w:val="005C4C51"/>
    <w:rsid w:val="005C7AE5"/>
    <w:rsid w:val="005D5699"/>
    <w:rsid w:val="005E4E98"/>
    <w:rsid w:val="005E7EC2"/>
    <w:rsid w:val="005F367A"/>
    <w:rsid w:val="00602CAE"/>
    <w:rsid w:val="00612D9D"/>
    <w:rsid w:val="00652486"/>
    <w:rsid w:val="006526F3"/>
    <w:rsid w:val="006625F6"/>
    <w:rsid w:val="00662AB2"/>
    <w:rsid w:val="006707D6"/>
    <w:rsid w:val="00671335"/>
    <w:rsid w:val="00684A79"/>
    <w:rsid w:val="006F0DED"/>
    <w:rsid w:val="006F368E"/>
    <w:rsid w:val="006F509C"/>
    <w:rsid w:val="006F5895"/>
    <w:rsid w:val="00794F53"/>
    <w:rsid w:val="00795D89"/>
    <w:rsid w:val="007D6766"/>
    <w:rsid w:val="007F1DAD"/>
    <w:rsid w:val="00804F8C"/>
    <w:rsid w:val="0082399C"/>
    <w:rsid w:val="008368B2"/>
    <w:rsid w:val="00861617"/>
    <w:rsid w:val="0086462A"/>
    <w:rsid w:val="008703FA"/>
    <w:rsid w:val="0087133D"/>
    <w:rsid w:val="0088677F"/>
    <w:rsid w:val="008A2009"/>
    <w:rsid w:val="008A3B06"/>
    <w:rsid w:val="008E4815"/>
    <w:rsid w:val="008F0E7B"/>
    <w:rsid w:val="008F20CD"/>
    <w:rsid w:val="008F4C84"/>
    <w:rsid w:val="00902A2B"/>
    <w:rsid w:val="009071C3"/>
    <w:rsid w:val="00912166"/>
    <w:rsid w:val="009359C2"/>
    <w:rsid w:val="009660F4"/>
    <w:rsid w:val="00971549"/>
    <w:rsid w:val="009903DA"/>
    <w:rsid w:val="00996812"/>
    <w:rsid w:val="00996BB1"/>
    <w:rsid w:val="009B329D"/>
    <w:rsid w:val="009B6460"/>
    <w:rsid w:val="009D14A0"/>
    <w:rsid w:val="00A14815"/>
    <w:rsid w:val="00A24FA8"/>
    <w:rsid w:val="00A4412A"/>
    <w:rsid w:val="00A71BB7"/>
    <w:rsid w:val="00A824AE"/>
    <w:rsid w:val="00A8789E"/>
    <w:rsid w:val="00AA2A19"/>
    <w:rsid w:val="00AA4D34"/>
    <w:rsid w:val="00AA6666"/>
    <w:rsid w:val="00AC27E5"/>
    <w:rsid w:val="00AD6BB3"/>
    <w:rsid w:val="00AF4AE7"/>
    <w:rsid w:val="00B022DE"/>
    <w:rsid w:val="00B235D2"/>
    <w:rsid w:val="00B406F8"/>
    <w:rsid w:val="00B43720"/>
    <w:rsid w:val="00B46558"/>
    <w:rsid w:val="00B64EB9"/>
    <w:rsid w:val="00B94397"/>
    <w:rsid w:val="00BF01C3"/>
    <w:rsid w:val="00BF0727"/>
    <w:rsid w:val="00BF090C"/>
    <w:rsid w:val="00BF659C"/>
    <w:rsid w:val="00C04AB0"/>
    <w:rsid w:val="00C25E95"/>
    <w:rsid w:val="00C45F7F"/>
    <w:rsid w:val="00C61727"/>
    <w:rsid w:val="00C64C23"/>
    <w:rsid w:val="00C7271B"/>
    <w:rsid w:val="00C7306B"/>
    <w:rsid w:val="00C75FA9"/>
    <w:rsid w:val="00C90180"/>
    <w:rsid w:val="00C90E5F"/>
    <w:rsid w:val="00CA664B"/>
    <w:rsid w:val="00CD2E13"/>
    <w:rsid w:val="00CE145C"/>
    <w:rsid w:val="00CE2861"/>
    <w:rsid w:val="00CE6B07"/>
    <w:rsid w:val="00D02228"/>
    <w:rsid w:val="00D022A0"/>
    <w:rsid w:val="00D63FB7"/>
    <w:rsid w:val="00D71EC7"/>
    <w:rsid w:val="00D725C9"/>
    <w:rsid w:val="00D77A07"/>
    <w:rsid w:val="00D8447E"/>
    <w:rsid w:val="00D84C4B"/>
    <w:rsid w:val="00D87564"/>
    <w:rsid w:val="00D90C59"/>
    <w:rsid w:val="00DB0E8E"/>
    <w:rsid w:val="00DB2611"/>
    <w:rsid w:val="00DC3A63"/>
    <w:rsid w:val="00DD1739"/>
    <w:rsid w:val="00E047E2"/>
    <w:rsid w:val="00E051F8"/>
    <w:rsid w:val="00E10BA5"/>
    <w:rsid w:val="00E21990"/>
    <w:rsid w:val="00E432BA"/>
    <w:rsid w:val="00E56875"/>
    <w:rsid w:val="00E713CE"/>
    <w:rsid w:val="00E838E1"/>
    <w:rsid w:val="00E84AD6"/>
    <w:rsid w:val="00E904FD"/>
    <w:rsid w:val="00E95C07"/>
    <w:rsid w:val="00EB0F79"/>
    <w:rsid w:val="00EB7DD4"/>
    <w:rsid w:val="00ED131F"/>
    <w:rsid w:val="00EF7B86"/>
    <w:rsid w:val="00F02ADF"/>
    <w:rsid w:val="00F16E95"/>
    <w:rsid w:val="00F26368"/>
    <w:rsid w:val="00F32E5E"/>
    <w:rsid w:val="00F421C7"/>
    <w:rsid w:val="00F5413F"/>
    <w:rsid w:val="00F712FB"/>
    <w:rsid w:val="00F742A0"/>
    <w:rsid w:val="00F754BF"/>
    <w:rsid w:val="00F76EB7"/>
    <w:rsid w:val="00FA0066"/>
    <w:rsid w:val="00FB1BB7"/>
    <w:rsid w:val="00FC16D6"/>
    <w:rsid w:val="00FD7ABA"/>
    <w:rsid w:val="00FE0D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17679"/>
  <w15:docId w15:val="{8A1FCF38-4816-8448-A3D3-17F9F3ADB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617"/>
    <w:rPr>
      <w:sz w:val="20"/>
      <w:szCs w:val="20"/>
    </w:rPr>
  </w:style>
  <w:style w:type="paragraph" w:styleId="Heading1">
    <w:name w:val="heading 1"/>
    <w:basedOn w:val="Normal"/>
    <w:next w:val="Normal"/>
    <w:link w:val="Heading1Char"/>
    <w:uiPriority w:val="9"/>
    <w:qFormat/>
    <w:rsid w:val="00861617"/>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61617"/>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61617"/>
    <w:pPr>
      <w:pBdr>
        <w:top w:val="single" w:sz="6" w:space="2" w:color="F09415" w:themeColor="accent1"/>
        <w:left w:val="single" w:sz="6" w:space="2" w:color="F09415" w:themeColor="accent1"/>
      </w:pBdr>
      <w:spacing w:before="300" w:after="0"/>
      <w:outlineLvl w:val="2"/>
    </w:pPr>
    <w:rPr>
      <w:caps/>
      <w:color w:val="794908" w:themeColor="accent1" w:themeShade="7F"/>
      <w:spacing w:val="15"/>
      <w:sz w:val="22"/>
      <w:szCs w:val="22"/>
    </w:rPr>
  </w:style>
  <w:style w:type="paragraph" w:styleId="Heading4">
    <w:name w:val="heading 4"/>
    <w:basedOn w:val="Normal"/>
    <w:next w:val="Normal"/>
    <w:link w:val="Heading4Char"/>
    <w:uiPriority w:val="9"/>
    <w:unhideWhenUsed/>
    <w:qFormat/>
    <w:rsid w:val="00861617"/>
    <w:pPr>
      <w:pBdr>
        <w:top w:val="dotted" w:sz="6" w:space="2" w:color="F09415" w:themeColor="accent1"/>
        <w:left w:val="dotted" w:sz="6" w:space="2" w:color="F09415" w:themeColor="accent1"/>
      </w:pBdr>
      <w:spacing w:before="300" w:after="0"/>
      <w:outlineLvl w:val="3"/>
    </w:pPr>
    <w:rPr>
      <w:caps/>
      <w:color w:val="B76E0B" w:themeColor="accent1" w:themeShade="BF"/>
      <w:spacing w:val="10"/>
      <w:sz w:val="22"/>
      <w:szCs w:val="22"/>
    </w:rPr>
  </w:style>
  <w:style w:type="paragraph" w:styleId="Heading5">
    <w:name w:val="heading 5"/>
    <w:basedOn w:val="Normal"/>
    <w:next w:val="Normal"/>
    <w:link w:val="Heading5Char"/>
    <w:uiPriority w:val="9"/>
    <w:unhideWhenUsed/>
    <w:qFormat/>
    <w:rsid w:val="00861617"/>
    <w:pPr>
      <w:pBdr>
        <w:bottom w:val="single" w:sz="6" w:space="1" w:color="F09415" w:themeColor="accent1"/>
      </w:pBdr>
      <w:spacing w:before="300" w:after="0"/>
      <w:outlineLvl w:val="4"/>
    </w:pPr>
    <w:rPr>
      <w:caps/>
      <w:color w:val="B76E0B" w:themeColor="accent1" w:themeShade="BF"/>
      <w:spacing w:val="10"/>
      <w:sz w:val="22"/>
      <w:szCs w:val="22"/>
    </w:rPr>
  </w:style>
  <w:style w:type="paragraph" w:styleId="Heading6">
    <w:name w:val="heading 6"/>
    <w:basedOn w:val="Normal"/>
    <w:next w:val="Normal"/>
    <w:link w:val="Heading6Char"/>
    <w:uiPriority w:val="9"/>
    <w:unhideWhenUsed/>
    <w:qFormat/>
    <w:rsid w:val="00861617"/>
    <w:pPr>
      <w:pBdr>
        <w:bottom w:val="dotted" w:sz="6" w:space="1" w:color="F09415" w:themeColor="accent1"/>
      </w:pBdr>
      <w:spacing w:before="300" w:after="0"/>
      <w:outlineLvl w:val="5"/>
    </w:pPr>
    <w:rPr>
      <w:caps/>
      <w:color w:val="B76E0B" w:themeColor="accent1" w:themeShade="BF"/>
      <w:spacing w:val="10"/>
      <w:sz w:val="22"/>
      <w:szCs w:val="22"/>
    </w:rPr>
  </w:style>
  <w:style w:type="paragraph" w:styleId="Heading7">
    <w:name w:val="heading 7"/>
    <w:basedOn w:val="Normal"/>
    <w:next w:val="Normal"/>
    <w:link w:val="Heading7Char"/>
    <w:uiPriority w:val="9"/>
    <w:semiHidden/>
    <w:unhideWhenUsed/>
    <w:qFormat/>
    <w:rsid w:val="00861617"/>
    <w:pPr>
      <w:spacing w:before="300" w:after="0"/>
      <w:outlineLvl w:val="6"/>
    </w:pPr>
    <w:rPr>
      <w:caps/>
      <w:color w:val="B76E0B" w:themeColor="accent1" w:themeShade="BF"/>
      <w:spacing w:val="10"/>
      <w:sz w:val="22"/>
      <w:szCs w:val="22"/>
    </w:rPr>
  </w:style>
  <w:style w:type="paragraph" w:styleId="Heading8">
    <w:name w:val="heading 8"/>
    <w:basedOn w:val="Normal"/>
    <w:next w:val="Normal"/>
    <w:link w:val="Heading8Char"/>
    <w:uiPriority w:val="9"/>
    <w:semiHidden/>
    <w:unhideWhenUsed/>
    <w:qFormat/>
    <w:rsid w:val="0086161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61617"/>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617"/>
    <w:rPr>
      <w:b/>
      <w:bCs/>
      <w:caps/>
      <w:color w:val="FFFFFF" w:themeColor="background1"/>
      <w:spacing w:val="15"/>
      <w:shd w:val="clear" w:color="auto" w:fill="F09415" w:themeFill="accent1"/>
    </w:rPr>
  </w:style>
  <w:style w:type="character" w:customStyle="1" w:styleId="Heading2Char">
    <w:name w:val="Heading 2 Char"/>
    <w:basedOn w:val="DefaultParagraphFont"/>
    <w:link w:val="Heading2"/>
    <w:uiPriority w:val="9"/>
    <w:rsid w:val="00861617"/>
    <w:rPr>
      <w:caps/>
      <w:spacing w:val="15"/>
      <w:shd w:val="clear" w:color="auto" w:fill="FCE9D0" w:themeFill="accent1" w:themeFillTint="33"/>
    </w:rPr>
  </w:style>
  <w:style w:type="character" w:customStyle="1" w:styleId="Heading3Char">
    <w:name w:val="Heading 3 Char"/>
    <w:basedOn w:val="DefaultParagraphFont"/>
    <w:link w:val="Heading3"/>
    <w:uiPriority w:val="9"/>
    <w:rsid w:val="00861617"/>
    <w:rPr>
      <w:caps/>
      <w:color w:val="794908" w:themeColor="accent1" w:themeShade="7F"/>
      <w:spacing w:val="15"/>
    </w:rPr>
  </w:style>
  <w:style w:type="character" w:customStyle="1" w:styleId="Heading4Char">
    <w:name w:val="Heading 4 Char"/>
    <w:basedOn w:val="DefaultParagraphFont"/>
    <w:link w:val="Heading4"/>
    <w:uiPriority w:val="9"/>
    <w:rsid w:val="00861617"/>
    <w:rPr>
      <w:caps/>
      <w:color w:val="B76E0B" w:themeColor="accent1" w:themeShade="BF"/>
      <w:spacing w:val="10"/>
    </w:rPr>
  </w:style>
  <w:style w:type="character" w:customStyle="1" w:styleId="Heading5Char">
    <w:name w:val="Heading 5 Char"/>
    <w:basedOn w:val="DefaultParagraphFont"/>
    <w:link w:val="Heading5"/>
    <w:uiPriority w:val="9"/>
    <w:rsid w:val="00861617"/>
    <w:rPr>
      <w:caps/>
      <w:color w:val="B76E0B" w:themeColor="accent1" w:themeShade="BF"/>
      <w:spacing w:val="10"/>
    </w:rPr>
  </w:style>
  <w:style w:type="character" w:customStyle="1" w:styleId="Heading6Char">
    <w:name w:val="Heading 6 Char"/>
    <w:basedOn w:val="DefaultParagraphFont"/>
    <w:link w:val="Heading6"/>
    <w:uiPriority w:val="9"/>
    <w:rsid w:val="00861617"/>
    <w:rPr>
      <w:caps/>
      <w:color w:val="B76E0B" w:themeColor="accent1" w:themeShade="BF"/>
      <w:spacing w:val="10"/>
    </w:rPr>
  </w:style>
  <w:style w:type="character" w:customStyle="1" w:styleId="Heading7Char">
    <w:name w:val="Heading 7 Char"/>
    <w:basedOn w:val="DefaultParagraphFont"/>
    <w:link w:val="Heading7"/>
    <w:uiPriority w:val="9"/>
    <w:semiHidden/>
    <w:rsid w:val="00861617"/>
    <w:rPr>
      <w:caps/>
      <w:color w:val="B76E0B" w:themeColor="accent1" w:themeShade="BF"/>
      <w:spacing w:val="10"/>
    </w:rPr>
  </w:style>
  <w:style w:type="character" w:customStyle="1" w:styleId="Heading8Char">
    <w:name w:val="Heading 8 Char"/>
    <w:basedOn w:val="DefaultParagraphFont"/>
    <w:link w:val="Heading8"/>
    <w:uiPriority w:val="9"/>
    <w:semiHidden/>
    <w:rsid w:val="00861617"/>
    <w:rPr>
      <w:caps/>
      <w:spacing w:val="10"/>
      <w:sz w:val="18"/>
      <w:szCs w:val="18"/>
    </w:rPr>
  </w:style>
  <w:style w:type="character" w:customStyle="1" w:styleId="Heading9Char">
    <w:name w:val="Heading 9 Char"/>
    <w:basedOn w:val="DefaultParagraphFont"/>
    <w:link w:val="Heading9"/>
    <w:uiPriority w:val="9"/>
    <w:semiHidden/>
    <w:rsid w:val="00861617"/>
    <w:rPr>
      <w:i/>
      <w:caps/>
      <w:spacing w:val="10"/>
      <w:sz w:val="18"/>
      <w:szCs w:val="18"/>
    </w:rPr>
  </w:style>
  <w:style w:type="paragraph" w:styleId="Caption">
    <w:name w:val="caption"/>
    <w:basedOn w:val="Normal"/>
    <w:next w:val="Normal"/>
    <w:uiPriority w:val="35"/>
    <w:unhideWhenUsed/>
    <w:qFormat/>
    <w:rsid w:val="00861617"/>
    <w:rPr>
      <w:b/>
      <w:bCs/>
      <w:color w:val="B76E0B" w:themeColor="accent1" w:themeShade="BF"/>
      <w:sz w:val="16"/>
      <w:szCs w:val="16"/>
    </w:rPr>
  </w:style>
  <w:style w:type="paragraph" w:styleId="Title">
    <w:name w:val="Title"/>
    <w:basedOn w:val="Normal"/>
    <w:next w:val="Normal"/>
    <w:link w:val="TitleChar"/>
    <w:uiPriority w:val="10"/>
    <w:qFormat/>
    <w:rsid w:val="00861617"/>
    <w:pPr>
      <w:spacing w:before="720"/>
    </w:pPr>
    <w:rPr>
      <w:caps/>
      <w:color w:val="F09415" w:themeColor="accent1"/>
      <w:spacing w:val="10"/>
      <w:kern w:val="28"/>
      <w:sz w:val="52"/>
      <w:szCs w:val="52"/>
    </w:rPr>
  </w:style>
  <w:style w:type="character" w:customStyle="1" w:styleId="TitleChar">
    <w:name w:val="Title Char"/>
    <w:basedOn w:val="DefaultParagraphFont"/>
    <w:link w:val="Title"/>
    <w:uiPriority w:val="10"/>
    <w:rsid w:val="00861617"/>
    <w:rPr>
      <w:caps/>
      <w:color w:val="F09415" w:themeColor="accent1"/>
      <w:spacing w:val="10"/>
      <w:kern w:val="28"/>
      <w:sz w:val="52"/>
      <w:szCs w:val="52"/>
    </w:rPr>
  </w:style>
  <w:style w:type="paragraph" w:styleId="Subtitle">
    <w:name w:val="Subtitle"/>
    <w:basedOn w:val="Normal"/>
    <w:next w:val="Normal"/>
    <w:link w:val="SubtitleChar"/>
    <w:uiPriority w:val="11"/>
    <w:qFormat/>
    <w:rsid w:val="0086161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61617"/>
    <w:rPr>
      <w:caps/>
      <w:color w:val="595959" w:themeColor="text1" w:themeTint="A6"/>
      <w:spacing w:val="10"/>
      <w:sz w:val="24"/>
      <w:szCs w:val="24"/>
    </w:rPr>
  </w:style>
  <w:style w:type="character" w:styleId="Strong">
    <w:name w:val="Strong"/>
    <w:uiPriority w:val="22"/>
    <w:qFormat/>
    <w:rsid w:val="00861617"/>
    <w:rPr>
      <w:b/>
      <w:bCs/>
    </w:rPr>
  </w:style>
  <w:style w:type="character" w:styleId="Emphasis">
    <w:name w:val="Emphasis"/>
    <w:uiPriority w:val="20"/>
    <w:qFormat/>
    <w:rsid w:val="00861617"/>
    <w:rPr>
      <w:caps/>
      <w:color w:val="794908" w:themeColor="accent1" w:themeShade="7F"/>
      <w:spacing w:val="5"/>
    </w:rPr>
  </w:style>
  <w:style w:type="paragraph" w:styleId="NoSpacing">
    <w:name w:val="No Spacing"/>
    <w:basedOn w:val="Normal"/>
    <w:link w:val="NoSpacingChar"/>
    <w:uiPriority w:val="1"/>
    <w:qFormat/>
    <w:rsid w:val="00861617"/>
    <w:pPr>
      <w:spacing w:before="0" w:after="0" w:line="240" w:lineRule="auto"/>
    </w:pPr>
  </w:style>
  <w:style w:type="character" w:customStyle="1" w:styleId="NoSpacingChar">
    <w:name w:val="No Spacing Char"/>
    <w:basedOn w:val="DefaultParagraphFont"/>
    <w:link w:val="NoSpacing"/>
    <w:uiPriority w:val="1"/>
    <w:rsid w:val="00861617"/>
    <w:rPr>
      <w:sz w:val="20"/>
      <w:szCs w:val="20"/>
    </w:rPr>
  </w:style>
  <w:style w:type="paragraph" w:styleId="ListParagraph">
    <w:name w:val="List Paragraph"/>
    <w:basedOn w:val="Normal"/>
    <w:uiPriority w:val="34"/>
    <w:qFormat/>
    <w:rsid w:val="00861617"/>
    <w:pPr>
      <w:ind w:left="720"/>
      <w:contextualSpacing/>
    </w:pPr>
  </w:style>
  <w:style w:type="paragraph" w:styleId="Quote">
    <w:name w:val="Quote"/>
    <w:basedOn w:val="Normal"/>
    <w:next w:val="Normal"/>
    <w:link w:val="QuoteChar"/>
    <w:uiPriority w:val="29"/>
    <w:qFormat/>
    <w:rsid w:val="00861617"/>
    <w:rPr>
      <w:i/>
      <w:iCs/>
    </w:rPr>
  </w:style>
  <w:style w:type="character" w:customStyle="1" w:styleId="QuoteChar">
    <w:name w:val="Quote Char"/>
    <w:basedOn w:val="DefaultParagraphFont"/>
    <w:link w:val="Quote"/>
    <w:uiPriority w:val="29"/>
    <w:rsid w:val="00861617"/>
    <w:rPr>
      <w:i/>
      <w:iCs/>
      <w:sz w:val="20"/>
      <w:szCs w:val="20"/>
    </w:rPr>
  </w:style>
  <w:style w:type="paragraph" w:styleId="IntenseQuote">
    <w:name w:val="Intense Quote"/>
    <w:basedOn w:val="Normal"/>
    <w:next w:val="Normal"/>
    <w:link w:val="IntenseQuoteChar"/>
    <w:uiPriority w:val="30"/>
    <w:qFormat/>
    <w:rsid w:val="00861617"/>
    <w:pPr>
      <w:pBdr>
        <w:top w:val="single" w:sz="4" w:space="10" w:color="F09415" w:themeColor="accent1"/>
        <w:left w:val="single" w:sz="4" w:space="10" w:color="F09415" w:themeColor="accent1"/>
      </w:pBdr>
      <w:spacing w:after="0"/>
      <w:ind w:left="1296" w:right="1152"/>
      <w:jc w:val="both"/>
    </w:pPr>
    <w:rPr>
      <w:i/>
      <w:iCs/>
      <w:color w:val="F09415" w:themeColor="accent1"/>
    </w:rPr>
  </w:style>
  <w:style w:type="character" w:customStyle="1" w:styleId="IntenseQuoteChar">
    <w:name w:val="Intense Quote Char"/>
    <w:basedOn w:val="DefaultParagraphFont"/>
    <w:link w:val="IntenseQuote"/>
    <w:uiPriority w:val="30"/>
    <w:rsid w:val="00861617"/>
    <w:rPr>
      <w:i/>
      <w:iCs/>
      <w:color w:val="F09415" w:themeColor="accent1"/>
      <w:sz w:val="20"/>
      <w:szCs w:val="20"/>
    </w:rPr>
  </w:style>
  <w:style w:type="character" w:styleId="SubtleEmphasis">
    <w:name w:val="Subtle Emphasis"/>
    <w:uiPriority w:val="19"/>
    <w:qFormat/>
    <w:rsid w:val="00861617"/>
    <w:rPr>
      <w:i/>
      <w:iCs/>
      <w:color w:val="794908" w:themeColor="accent1" w:themeShade="7F"/>
    </w:rPr>
  </w:style>
  <w:style w:type="character" w:styleId="IntenseEmphasis">
    <w:name w:val="Intense Emphasis"/>
    <w:uiPriority w:val="21"/>
    <w:qFormat/>
    <w:rsid w:val="00861617"/>
    <w:rPr>
      <w:b/>
      <w:bCs/>
      <w:caps/>
      <w:color w:val="794908" w:themeColor="accent1" w:themeShade="7F"/>
      <w:spacing w:val="10"/>
    </w:rPr>
  </w:style>
  <w:style w:type="character" w:styleId="SubtleReference">
    <w:name w:val="Subtle Reference"/>
    <w:uiPriority w:val="31"/>
    <w:qFormat/>
    <w:rsid w:val="00861617"/>
    <w:rPr>
      <w:b/>
      <w:bCs/>
      <w:color w:val="F09415" w:themeColor="accent1"/>
    </w:rPr>
  </w:style>
  <w:style w:type="character" w:styleId="IntenseReference">
    <w:name w:val="Intense Reference"/>
    <w:uiPriority w:val="32"/>
    <w:qFormat/>
    <w:rsid w:val="00861617"/>
    <w:rPr>
      <w:b/>
      <w:bCs/>
      <w:i/>
      <w:iCs/>
      <w:caps/>
      <w:color w:val="F09415" w:themeColor="accent1"/>
    </w:rPr>
  </w:style>
  <w:style w:type="character" w:styleId="BookTitle">
    <w:name w:val="Book Title"/>
    <w:uiPriority w:val="33"/>
    <w:qFormat/>
    <w:rsid w:val="00861617"/>
    <w:rPr>
      <w:b/>
      <w:bCs/>
      <w:i/>
      <w:iCs/>
      <w:spacing w:val="9"/>
    </w:rPr>
  </w:style>
  <w:style w:type="paragraph" w:styleId="TOCHeading">
    <w:name w:val="TOC Heading"/>
    <w:basedOn w:val="Heading1"/>
    <w:next w:val="Normal"/>
    <w:uiPriority w:val="39"/>
    <w:semiHidden/>
    <w:unhideWhenUsed/>
    <w:qFormat/>
    <w:rsid w:val="00861617"/>
    <w:pPr>
      <w:outlineLvl w:val="9"/>
    </w:pPr>
  </w:style>
  <w:style w:type="paragraph" w:styleId="Header">
    <w:name w:val="header"/>
    <w:basedOn w:val="Normal"/>
    <w:link w:val="HeaderChar"/>
    <w:uiPriority w:val="99"/>
    <w:unhideWhenUsed/>
    <w:rsid w:val="00AA2A1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A2A19"/>
    <w:rPr>
      <w:sz w:val="20"/>
      <w:szCs w:val="20"/>
    </w:rPr>
  </w:style>
  <w:style w:type="paragraph" w:styleId="Footer">
    <w:name w:val="footer"/>
    <w:basedOn w:val="Normal"/>
    <w:link w:val="FooterChar"/>
    <w:uiPriority w:val="99"/>
    <w:unhideWhenUsed/>
    <w:rsid w:val="00AA2A1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A2A19"/>
    <w:rPr>
      <w:sz w:val="20"/>
      <w:szCs w:val="20"/>
    </w:rPr>
  </w:style>
  <w:style w:type="character" w:styleId="Hyperlink">
    <w:name w:val="Hyperlink"/>
    <w:basedOn w:val="DefaultParagraphFont"/>
    <w:uiPriority w:val="99"/>
    <w:unhideWhenUsed/>
    <w:rsid w:val="00F5413F"/>
    <w:rPr>
      <w:color w:val="FFAE3E" w:themeColor="hyperlink"/>
      <w:u w:val="single"/>
    </w:rPr>
  </w:style>
  <w:style w:type="character" w:styleId="UnresolvedMention">
    <w:name w:val="Unresolved Mention"/>
    <w:basedOn w:val="DefaultParagraphFont"/>
    <w:uiPriority w:val="99"/>
    <w:semiHidden/>
    <w:unhideWhenUsed/>
    <w:rsid w:val="00F5413F"/>
    <w:rPr>
      <w:color w:val="605E5C"/>
      <w:shd w:val="clear" w:color="auto" w:fill="E1DFDD"/>
    </w:rPr>
  </w:style>
  <w:style w:type="character" w:styleId="FollowedHyperlink">
    <w:name w:val="FollowedHyperlink"/>
    <w:basedOn w:val="DefaultParagraphFont"/>
    <w:uiPriority w:val="99"/>
    <w:semiHidden/>
    <w:unhideWhenUsed/>
    <w:rsid w:val="00F5413F"/>
    <w:rPr>
      <w:color w:val="FCC77E" w:themeColor="followedHyperlink"/>
      <w:u w:val="single"/>
    </w:rPr>
  </w:style>
  <w:style w:type="character" w:styleId="CommentReference">
    <w:name w:val="annotation reference"/>
    <w:basedOn w:val="DefaultParagraphFont"/>
    <w:uiPriority w:val="99"/>
    <w:semiHidden/>
    <w:unhideWhenUsed/>
    <w:rsid w:val="00795D89"/>
    <w:rPr>
      <w:sz w:val="16"/>
      <w:szCs w:val="16"/>
    </w:rPr>
  </w:style>
  <w:style w:type="paragraph" w:styleId="CommentText">
    <w:name w:val="annotation text"/>
    <w:basedOn w:val="Normal"/>
    <w:link w:val="CommentTextChar"/>
    <w:uiPriority w:val="99"/>
    <w:semiHidden/>
    <w:unhideWhenUsed/>
    <w:rsid w:val="00795D89"/>
    <w:pPr>
      <w:spacing w:line="240" w:lineRule="auto"/>
    </w:pPr>
  </w:style>
  <w:style w:type="character" w:customStyle="1" w:styleId="CommentTextChar">
    <w:name w:val="Comment Text Char"/>
    <w:basedOn w:val="DefaultParagraphFont"/>
    <w:link w:val="CommentText"/>
    <w:uiPriority w:val="99"/>
    <w:semiHidden/>
    <w:rsid w:val="00795D89"/>
    <w:rPr>
      <w:sz w:val="20"/>
      <w:szCs w:val="20"/>
    </w:rPr>
  </w:style>
  <w:style w:type="paragraph" w:styleId="CommentSubject">
    <w:name w:val="annotation subject"/>
    <w:basedOn w:val="CommentText"/>
    <w:next w:val="CommentText"/>
    <w:link w:val="CommentSubjectChar"/>
    <w:uiPriority w:val="99"/>
    <w:semiHidden/>
    <w:unhideWhenUsed/>
    <w:rsid w:val="00795D89"/>
    <w:rPr>
      <w:b/>
      <w:bCs/>
    </w:rPr>
  </w:style>
  <w:style w:type="character" w:customStyle="1" w:styleId="CommentSubjectChar">
    <w:name w:val="Comment Subject Char"/>
    <w:basedOn w:val="CommentTextChar"/>
    <w:link w:val="CommentSubject"/>
    <w:uiPriority w:val="99"/>
    <w:semiHidden/>
    <w:rsid w:val="00795D89"/>
    <w:rPr>
      <w:b/>
      <w:bCs/>
      <w:sz w:val="20"/>
      <w:szCs w:val="20"/>
    </w:rPr>
  </w:style>
  <w:style w:type="table" w:styleId="TableGrid">
    <w:name w:val="Table Grid"/>
    <w:basedOn w:val="TableNormal"/>
    <w:uiPriority w:val="39"/>
    <w:rsid w:val="001061A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6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366FE7"/>
    <w:rPr>
      <w:rFonts w:ascii="Courier New" w:eastAsia="Times New Roman" w:hAnsi="Courier New" w:cs="Courier New"/>
      <w:sz w:val="20"/>
      <w:szCs w:val="20"/>
    </w:rPr>
  </w:style>
  <w:style w:type="character" w:styleId="PageNumber">
    <w:name w:val="page number"/>
    <w:basedOn w:val="DefaultParagraphFont"/>
    <w:uiPriority w:val="99"/>
    <w:semiHidden/>
    <w:unhideWhenUsed/>
    <w:rsid w:val="0035430A"/>
  </w:style>
  <w:style w:type="paragraph" w:styleId="Revision">
    <w:name w:val="Revision"/>
    <w:hidden/>
    <w:uiPriority w:val="99"/>
    <w:semiHidden/>
    <w:rsid w:val="00652486"/>
    <w:pPr>
      <w:spacing w:before="0"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30199">
      <w:bodyDiv w:val="1"/>
      <w:marLeft w:val="0"/>
      <w:marRight w:val="0"/>
      <w:marTop w:val="0"/>
      <w:marBottom w:val="0"/>
      <w:divBdr>
        <w:top w:val="none" w:sz="0" w:space="0" w:color="auto"/>
        <w:left w:val="none" w:sz="0" w:space="0" w:color="auto"/>
        <w:bottom w:val="none" w:sz="0" w:space="0" w:color="auto"/>
        <w:right w:val="none" w:sz="0" w:space="0" w:color="auto"/>
      </w:divBdr>
    </w:div>
    <w:div w:id="327176608">
      <w:bodyDiv w:val="1"/>
      <w:marLeft w:val="0"/>
      <w:marRight w:val="0"/>
      <w:marTop w:val="0"/>
      <w:marBottom w:val="0"/>
      <w:divBdr>
        <w:top w:val="none" w:sz="0" w:space="0" w:color="auto"/>
        <w:left w:val="none" w:sz="0" w:space="0" w:color="auto"/>
        <w:bottom w:val="none" w:sz="0" w:space="0" w:color="auto"/>
        <w:right w:val="none" w:sz="0" w:space="0" w:color="auto"/>
      </w:divBdr>
    </w:div>
    <w:div w:id="467164226">
      <w:bodyDiv w:val="1"/>
      <w:marLeft w:val="0"/>
      <w:marRight w:val="0"/>
      <w:marTop w:val="0"/>
      <w:marBottom w:val="0"/>
      <w:divBdr>
        <w:top w:val="none" w:sz="0" w:space="0" w:color="auto"/>
        <w:left w:val="none" w:sz="0" w:space="0" w:color="auto"/>
        <w:bottom w:val="none" w:sz="0" w:space="0" w:color="auto"/>
        <w:right w:val="none" w:sz="0" w:space="0" w:color="auto"/>
      </w:divBdr>
    </w:div>
    <w:div w:id="520434966">
      <w:bodyDiv w:val="1"/>
      <w:marLeft w:val="0"/>
      <w:marRight w:val="0"/>
      <w:marTop w:val="0"/>
      <w:marBottom w:val="0"/>
      <w:divBdr>
        <w:top w:val="none" w:sz="0" w:space="0" w:color="auto"/>
        <w:left w:val="none" w:sz="0" w:space="0" w:color="auto"/>
        <w:bottom w:val="none" w:sz="0" w:space="0" w:color="auto"/>
        <w:right w:val="none" w:sz="0" w:space="0" w:color="auto"/>
      </w:divBdr>
    </w:div>
    <w:div w:id="939335101">
      <w:bodyDiv w:val="1"/>
      <w:marLeft w:val="0"/>
      <w:marRight w:val="0"/>
      <w:marTop w:val="0"/>
      <w:marBottom w:val="0"/>
      <w:divBdr>
        <w:top w:val="none" w:sz="0" w:space="0" w:color="auto"/>
        <w:left w:val="none" w:sz="0" w:space="0" w:color="auto"/>
        <w:bottom w:val="none" w:sz="0" w:space="0" w:color="auto"/>
        <w:right w:val="none" w:sz="0" w:space="0" w:color="auto"/>
      </w:divBdr>
    </w:div>
    <w:div w:id="948464513">
      <w:bodyDiv w:val="1"/>
      <w:marLeft w:val="0"/>
      <w:marRight w:val="0"/>
      <w:marTop w:val="0"/>
      <w:marBottom w:val="0"/>
      <w:divBdr>
        <w:top w:val="none" w:sz="0" w:space="0" w:color="auto"/>
        <w:left w:val="none" w:sz="0" w:space="0" w:color="auto"/>
        <w:bottom w:val="none" w:sz="0" w:space="0" w:color="auto"/>
        <w:right w:val="none" w:sz="0" w:space="0" w:color="auto"/>
      </w:divBdr>
    </w:div>
    <w:div w:id="1000692277">
      <w:bodyDiv w:val="1"/>
      <w:marLeft w:val="0"/>
      <w:marRight w:val="0"/>
      <w:marTop w:val="0"/>
      <w:marBottom w:val="0"/>
      <w:divBdr>
        <w:top w:val="none" w:sz="0" w:space="0" w:color="auto"/>
        <w:left w:val="none" w:sz="0" w:space="0" w:color="auto"/>
        <w:bottom w:val="none" w:sz="0" w:space="0" w:color="auto"/>
        <w:right w:val="none" w:sz="0" w:space="0" w:color="auto"/>
      </w:divBdr>
    </w:div>
    <w:div w:id="1277980243">
      <w:bodyDiv w:val="1"/>
      <w:marLeft w:val="0"/>
      <w:marRight w:val="0"/>
      <w:marTop w:val="0"/>
      <w:marBottom w:val="0"/>
      <w:divBdr>
        <w:top w:val="none" w:sz="0" w:space="0" w:color="auto"/>
        <w:left w:val="none" w:sz="0" w:space="0" w:color="auto"/>
        <w:bottom w:val="none" w:sz="0" w:space="0" w:color="auto"/>
        <w:right w:val="none" w:sz="0" w:space="0" w:color="auto"/>
      </w:divBdr>
    </w:div>
    <w:div w:id="1460875272">
      <w:bodyDiv w:val="1"/>
      <w:marLeft w:val="0"/>
      <w:marRight w:val="0"/>
      <w:marTop w:val="0"/>
      <w:marBottom w:val="0"/>
      <w:divBdr>
        <w:top w:val="none" w:sz="0" w:space="0" w:color="auto"/>
        <w:left w:val="none" w:sz="0" w:space="0" w:color="auto"/>
        <w:bottom w:val="none" w:sz="0" w:space="0" w:color="auto"/>
        <w:right w:val="none" w:sz="0" w:space="0" w:color="auto"/>
      </w:divBdr>
    </w:div>
    <w:div w:id="1693874995">
      <w:bodyDiv w:val="1"/>
      <w:marLeft w:val="0"/>
      <w:marRight w:val="0"/>
      <w:marTop w:val="0"/>
      <w:marBottom w:val="0"/>
      <w:divBdr>
        <w:top w:val="none" w:sz="0" w:space="0" w:color="auto"/>
        <w:left w:val="none" w:sz="0" w:space="0" w:color="auto"/>
        <w:bottom w:val="none" w:sz="0" w:space="0" w:color="auto"/>
        <w:right w:val="none" w:sz="0" w:space="0" w:color="auto"/>
      </w:divBdr>
    </w:div>
    <w:div w:id="1901282752">
      <w:bodyDiv w:val="1"/>
      <w:marLeft w:val="0"/>
      <w:marRight w:val="0"/>
      <w:marTop w:val="0"/>
      <w:marBottom w:val="0"/>
      <w:divBdr>
        <w:top w:val="none" w:sz="0" w:space="0" w:color="auto"/>
        <w:left w:val="none" w:sz="0" w:space="0" w:color="auto"/>
        <w:bottom w:val="none" w:sz="0" w:space="0" w:color="auto"/>
        <w:right w:val="none" w:sz="0" w:space="0" w:color="auto"/>
      </w:divBdr>
    </w:div>
    <w:div w:id="20745466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activegate.nonprod.dwpcloud.uk:9999/e/78c2cf55-f339-477e-bd2f-4d24a3071baf/api/v1/deployment/installer/agent/unix/default/latest?arch=x86&amp;flavor=default" TargetMode="External"/><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3B44B-6A61-574D-9D2A-7F9883593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29</Pages>
  <Words>5959</Words>
  <Characters>33969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Plasom-Scott</dc:creator>
  <cp:keywords/>
  <dc:description/>
  <cp:lastModifiedBy>Michael Plasom-Scott</cp:lastModifiedBy>
  <cp:revision>4</cp:revision>
  <dcterms:created xsi:type="dcterms:W3CDTF">2022-11-25T10:39:00Z</dcterms:created>
  <dcterms:modified xsi:type="dcterms:W3CDTF">2022-12-12T18:46:00Z</dcterms:modified>
</cp:coreProperties>
</file>